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084964" w:rsidR="00084964" w:rsidP="37E101A6" w:rsidRDefault="2D385978" w14:paraId="27172367" w14:textId="278EBBAD">
      <w:pPr>
        <w:rPr>
          <w:rFonts w:ascii="Arial" w:hAnsi="Arial" w:eastAsia="Arial" w:cs="Arial"/>
          <w:b w:val="1"/>
          <w:bCs w:val="1"/>
          <w:sz w:val="24"/>
          <w:szCs w:val="24"/>
          <w:lang w:val="en-GB"/>
        </w:rPr>
      </w:pPr>
      <w:r w:rsidRPr="37E101A6" w:rsidR="2D385978">
        <w:rPr>
          <w:rFonts w:ascii="Arial" w:hAnsi="Arial" w:eastAsia="Arial" w:cs="Arial"/>
          <w:b w:val="1"/>
          <w:bCs w:val="1"/>
          <w:sz w:val="24"/>
          <w:szCs w:val="24"/>
          <w:lang w:val="en-GB"/>
        </w:rPr>
        <w:t>Picking a Loss Function in DL</w:t>
      </w:r>
      <w:ins w:author="Florian Hartig" w:date="2026-07-24T12:34:00Z" w16du:dateUtc="2026-07-24T12:34:35Z" w:id="1598057410">
        <w:r w:rsidRPr="37E101A6" w:rsidR="73D2D7EC">
          <w:rPr>
            <w:rFonts w:ascii="Arial" w:hAnsi="Arial" w:eastAsia="Arial" w:cs="Arial"/>
            <w:b w:val="1"/>
            <w:bCs w:val="1"/>
            <w:sz w:val="24"/>
            <w:szCs w:val="24"/>
            <w:lang w:val="en-GB"/>
          </w:rPr>
          <w:t xml:space="preserve"> – are residual distributions are good guidance? </w:t>
        </w:r>
      </w:ins>
    </w:p>
    <w:p w:rsidR="7974A68A" w:rsidP="37E101A6" w:rsidRDefault="7974A68A" w14:paraId="126CA10A" w14:textId="7089D93A">
      <w:pPr>
        <w:rPr>
          <w:rFonts w:ascii="Arial" w:hAnsi="Arial" w:eastAsia="Arial" w:cs="Arial"/>
          <w:sz w:val="24"/>
          <w:szCs w:val="24"/>
          <w:lang w:val="en-GB"/>
        </w:rPr>
      </w:pPr>
    </w:p>
    <w:p w:rsidRPr="00703502" w:rsidR="00703502" w:rsidP="37E101A6" w:rsidRDefault="14D531EA" w14:paraId="17768B67" w14:textId="737267CD">
      <w:pPr>
        <w:rPr>
          <w:rFonts w:ascii="Arial" w:hAnsi="Arial" w:eastAsia="Arial" w:cs="Arial"/>
          <w:sz w:val="24"/>
          <w:szCs w:val="24"/>
          <w:lang w:val="en-GB"/>
        </w:rPr>
      </w:pPr>
      <w:r w:rsidRPr="37E101A6" w:rsidR="14D531EA">
        <w:rPr>
          <w:rFonts w:ascii="Arial" w:hAnsi="Arial" w:eastAsia="Arial" w:cs="Arial"/>
          <w:sz w:val="24"/>
          <w:szCs w:val="24"/>
          <w:lang w:val="en-GB"/>
        </w:rPr>
        <w:t xml:space="preserve">Running a naive model and performing model diagnostics to iteravely improve it is standard practice </w:t>
      </w:r>
      <w:commentRangeStart w:id="1"/>
      <w:r w:rsidRPr="37E101A6" w:rsidR="14D531EA">
        <w:rPr>
          <w:rFonts w:ascii="Arial" w:hAnsi="Arial" w:eastAsia="Arial" w:cs="Arial"/>
          <w:sz w:val="24"/>
          <w:szCs w:val="24"/>
          <w:lang w:val="en-GB"/>
        </w:rPr>
        <w:t xml:space="preserve">in classical statistics as </w:t>
      </w:r>
      <w:commentRangeEnd w:id="1"/>
      <w:r>
        <w:rPr>
          <w:rStyle w:val="CommentReference"/>
        </w:rPr>
        <w:commentReference w:id="1"/>
      </w:r>
      <w:r w:rsidRPr="37E101A6" w:rsidR="14D531EA">
        <w:rPr>
          <w:rFonts w:ascii="Arial" w:hAnsi="Arial" w:eastAsia="Arial" w:cs="Arial"/>
          <w:sz w:val="24"/>
          <w:szCs w:val="24"/>
          <w:lang w:val="en-GB"/>
        </w:rPr>
        <w:t>well as machine learning. </w:t>
      </w:r>
    </w:p>
    <w:p w:rsidRPr="00703502" w:rsidR="00703502" w:rsidP="37E101A6" w:rsidRDefault="14D531EA" w14:paraId="39CE9EE6" w14:textId="4F28D6B5">
      <w:pPr>
        <w:rPr>
          <w:rFonts w:ascii="Arial" w:hAnsi="Arial" w:eastAsia="Arial" w:cs="Arial"/>
          <w:sz w:val="24"/>
          <w:szCs w:val="24"/>
          <w:lang w:val="en-GB"/>
        </w:rPr>
      </w:pPr>
      <w:r w:rsidRPr="37E101A6" w:rsidR="14D531EA">
        <w:rPr>
          <w:rFonts w:ascii="Arial" w:hAnsi="Arial" w:eastAsia="Arial" w:cs="Arial"/>
          <w:sz w:val="24"/>
          <w:szCs w:val="24"/>
          <w:lang w:val="en-GB"/>
        </w:rPr>
        <w:t>While picking the correct distribution for the maximum likelihood estimate is crucial for reg</w:t>
      </w:r>
      <w:commentRangeStart w:id="2"/>
      <w:r w:rsidRPr="37E101A6" w:rsidR="14D531EA">
        <w:rPr>
          <w:rFonts w:ascii="Arial" w:hAnsi="Arial" w:eastAsia="Arial" w:cs="Arial"/>
          <w:sz w:val="24"/>
          <w:szCs w:val="24"/>
          <w:lang w:val="en-GB"/>
        </w:rPr>
        <w:t>ression models</w:t>
      </w:r>
      <w:commentRangeEnd w:id="2"/>
      <w:r>
        <w:rPr>
          <w:rStyle w:val="CommentReference"/>
        </w:rPr>
        <w:commentReference w:id="2"/>
      </w:r>
      <w:r w:rsidRPr="37E101A6" w:rsidR="14D531EA">
        <w:rPr>
          <w:rFonts w:ascii="Arial" w:hAnsi="Arial" w:eastAsia="Arial" w:cs="Arial"/>
          <w:sz w:val="24"/>
          <w:szCs w:val="24"/>
          <w:lang w:val="en-GB"/>
        </w:rPr>
        <w:t xml:space="preserve">, the topic of choosing the right loss function in machine learning is more </w:t>
      </w:r>
      <w:commentRangeStart w:id="3"/>
      <w:r w:rsidRPr="37E101A6" w:rsidR="14D531EA">
        <w:rPr>
          <w:rFonts w:ascii="Arial" w:hAnsi="Arial" w:eastAsia="Arial" w:cs="Arial"/>
          <w:sz w:val="24"/>
          <w:szCs w:val="24"/>
          <w:lang w:val="en-GB"/>
        </w:rPr>
        <w:t>convoluted.</w:t>
      </w:r>
      <w:commentRangeEnd w:id="3"/>
      <w:r>
        <w:rPr>
          <w:rStyle w:val="CommentReference"/>
        </w:rPr>
        <w:commentReference w:id="3"/>
      </w:r>
      <w:r w:rsidRPr="37E101A6" w:rsidR="14D531EA">
        <w:rPr>
          <w:rFonts w:ascii="Arial" w:hAnsi="Arial" w:eastAsia="Arial" w:cs="Arial"/>
          <w:sz w:val="24"/>
          <w:szCs w:val="24"/>
          <w:lang w:val="en-GB"/>
        </w:rPr>
        <w:t xml:space="preserve"> As of now, there is no clear pipeline for choosing a loss function - and it's unclear </w:t>
      </w:r>
      <w:r w:rsidRPr="37E101A6" w:rsidR="0153246D">
        <w:rPr>
          <w:rFonts w:ascii="Arial" w:hAnsi="Arial" w:eastAsia="Arial" w:cs="Arial"/>
          <w:sz w:val="24"/>
          <w:szCs w:val="24"/>
          <w:lang w:val="en-GB"/>
        </w:rPr>
        <w:t>whether</w:t>
      </w:r>
      <w:r w:rsidRPr="37E101A6" w:rsidR="14D531EA">
        <w:rPr>
          <w:rFonts w:ascii="Arial" w:hAnsi="Arial" w:eastAsia="Arial" w:cs="Arial"/>
          <w:sz w:val="24"/>
          <w:szCs w:val="24"/>
          <w:lang w:val="en-GB"/>
        </w:rPr>
        <w:t xml:space="preserve"> it even matters (Literature!). </w:t>
      </w:r>
    </w:p>
    <w:p w:rsidRPr="00703502" w:rsidR="00703502" w:rsidP="37E101A6" w:rsidRDefault="14D531EA" w14:paraId="46B2A509" w14:textId="77777777">
      <w:pPr>
        <w:rPr>
          <w:rFonts w:ascii="Arial" w:hAnsi="Arial" w:eastAsia="Arial" w:cs="Arial"/>
          <w:sz w:val="24"/>
          <w:szCs w:val="24"/>
          <w:lang w:val="en-GB"/>
        </w:rPr>
      </w:pPr>
      <w:r w:rsidRPr="37E101A6" w:rsidR="14D531EA">
        <w:rPr>
          <w:rFonts w:ascii="Arial" w:hAnsi="Arial" w:eastAsia="Arial" w:cs="Arial"/>
          <w:sz w:val="24"/>
          <w:szCs w:val="24"/>
          <w:lang w:val="en-GB"/>
        </w:rPr>
        <w:t xml:space="preserve">The </w:t>
      </w:r>
      <w:commentRangeStart w:id="4"/>
      <w:r w:rsidRPr="37E101A6" w:rsidR="14D531EA">
        <w:rPr>
          <w:rFonts w:ascii="Arial" w:hAnsi="Arial" w:eastAsia="Arial" w:cs="Arial"/>
          <w:sz w:val="24"/>
          <w:szCs w:val="24"/>
          <w:lang w:val="en-GB"/>
        </w:rPr>
        <w:t>aim of this project is to develop a pipeline to pick a loss function in a machine learning context and test it.</w:t>
      </w:r>
      <w:commentRangeEnd w:id="4"/>
      <w:r>
        <w:rPr>
          <w:rStyle w:val="CommentReference"/>
        </w:rPr>
        <w:commentReference w:id="4"/>
      </w:r>
      <w:r w:rsidRPr="37E101A6" w:rsidR="14D531EA">
        <w:rPr>
          <w:rFonts w:ascii="Arial" w:hAnsi="Arial" w:eastAsia="Arial" w:cs="Arial"/>
          <w:sz w:val="24"/>
          <w:szCs w:val="24"/>
          <w:lang w:val="en-GB"/>
        </w:rPr>
        <w:t xml:space="preserve"> This will be achieved by running a deep neural network on count data using the Cito package in R, performing a residual analysis using DHARMa and generating a rule for picking a loss function based on the analysis. The </w:t>
      </w:r>
      <w:commentRangeStart w:id="5"/>
      <w:r w:rsidRPr="37E101A6" w:rsidR="14D531EA">
        <w:rPr>
          <w:rFonts w:ascii="Arial" w:hAnsi="Arial" w:eastAsia="Arial" w:cs="Arial"/>
          <w:sz w:val="24"/>
          <w:szCs w:val="24"/>
          <w:lang w:val="en-GB"/>
        </w:rPr>
        <w:t>predictive accuracy</w:t>
      </w:r>
      <w:commentRangeEnd w:id="5"/>
      <w:r>
        <w:rPr>
          <w:rStyle w:val="CommentReference"/>
        </w:rPr>
        <w:commentReference w:id="5"/>
      </w:r>
      <w:r w:rsidRPr="37E101A6" w:rsidR="14D531EA">
        <w:rPr>
          <w:rFonts w:ascii="Arial" w:hAnsi="Arial" w:eastAsia="Arial" w:cs="Arial"/>
          <w:sz w:val="24"/>
          <w:szCs w:val="24"/>
          <w:lang w:val="en-GB"/>
        </w:rPr>
        <w:t xml:space="preserve"> of the model will then be compared to either a model with the default RMSE loss function or models with cycling through all available loss functions. </w:t>
      </w:r>
    </w:p>
    <w:p w:rsidRPr="00703502" w:rsidR="00703502" w:rsidP="37E101A6" w:rsidRDefault="00703502" w14:paraId="4E722F0C" w14:textId="77777777">
      <w:pPr>
        <w:rPr>
          <w:rFonts w:ascii="Arial" w:hAnsi="Arial" w:eastAsia="Arial" w:cs="Arial"/>
          <w:sz w:val="24"/>
          <w:szCs w:val="24"/>
          <w:lang w:val="en-GB"/>
        </w:rPr>
      </w:pPr>
      <w:r w:rsidRPr="37E101A6" w:rsidR="00703502">
        <w:rPr>
          <w:rFonts w:ascii="Arial" w:hAnsi="Arial" w:eastAsia="Arial" w:cs="Arial"/>
          <w:sz w:val="24"/>
          <w:szCs w:val="24"/>
          <w:lang w:val="en-GB"/>
        </w:rPr>
        <w:t>If this pipeline yields good results and time allows it, I will test it on several datasets. </w:t>
      </w:r>
    </w:p>
    <w:p w:rsidRPr="00703502" w:rsidR="00703502" w:rsidP="37E101A6" w:rsidRDefault="00703502" w14:paraId="0D83C4F7" w14:textId="77777777">
      <w:pPr>
        <w:rPr>
          <w:rFonts w:ascii="Arial" w:hAnsi="Arial" w:eastAsia="Arial" w:cs="Arial"/>
          <w:sz w:val="24"/>
          <w:szCs w:val="24"/>
          <w:lang w:val="en-GB"/>
        </w:rPr>
      </w:pPr>
    </w:p>
    <w:p w:rsidRPr="00CB1FC8" w:rsidR="00703502" w:rsidP="37E101A6" w:rsidRDefault="00703502" w14:paraId="1327F6E6" w14:textId="77777777">
      <w:pPr>
        <w:rPr>
          <w:rFonts w:ascii="Arial" w:hAnsi="Arial" w:eastAsia="Arial" w:cs="Arial"/>
          <w:sz w:val="24"/>
          <w:szCs w:val="24"/>
          <w:u w:val="single"/>
          <w:lang w:val="en-GB"/>
        </w:rPr>
      </w:pPr>
      <w:r w:rsidRPr="37E101A6" w:rsidR="00703502">
        <w:rPr>
          <w:rFonts w:ascii="Arial" w:hAnsi="Arial" w:eastAsia="Arial" w:cs="Arial"/>
          <w:sz w:val="24"/>
          <w:szCs w:val="24"/>
          <w:u w:val="single"/>
          <w:lang w:val="en-GB"/>
        </w:rPr>
        <w:t>Naive Hypothesis:</w:t>
      </w:r>
    </w:p>
    <w:p w:rsidRPr="00703502" w:rsidR="00703502" w:rsidP="37E101A6" w:rsidRDefault="00703502" w14:paraId="7F378DBF" w14:textId="77777777">
      <w:pPr>
        <w:rPr>
          <w:rFonts w:ascii="Arial" w:hAnsi="Arial" w:eastAsia="Arial" w:cs="Arial"/>
          <w:sz w:val="24"/>
          <w:szCs w:val="24"/>
          <w:lang w:val="en-GB"/>
        </w:rPr>
      </w:pPr>
      <w:r w:rsidRPr="37E101A6" w:rsidR="00703502">
        <w:rPr>
          <w:rFonts w:ascii="Arial" w:hAnsi="Arial" w:eastAsia="Arial" w:cs="Arial"/>
          <w:sz w:val="24"/>
          <w:szCs w:val="24"/>
          <w:lang w:val="en-GB"/>
        </w:rPr>
        <w:t>Running a naive neural network and then adjusting the loss function according to a residue analysis yields better predictions than randomly picking a loss function.</w:t>
      </w:r>
    </w:p>
    <w:p w:rsidRPr="00703502" w:rsidR="00703502" w:rsidP="37E101A6" w:rsidRDefault="00703502" w14:paraId="1145E16F" w14:textId="77777777">
      <w:pPr>
        <w:rPr>
          <w:rFonts w:ascii="Arial" w:hAnsi="Arial" w:eastAsia="Arial" w:cs="Arial"/>
          <w:sz w:val="24"/>
          <w:szCs w:val="24"/>
          <w:lang w:val="en-GB"/>
        </w:rPr>
      </w:pPr>
    </w:p>
    <w:p w:rsidR="00084964" w:rsidP="37E101A6" w:rsidRDefault="14D531EA" w14:paraId="22DB362E" w14:textId="77777777">
      <w:pPr>
        <w:pStyle w:val="ListParagraph"/>
        <w:numPr>
          <w:ilvl w:val="0"/>
          <w:numId w:val="1"/>
        </w:numPr>
        <w:rPr>
          <w:rFonts w:ascii="Arial" w:hAnsi="Arial" w:eastAsia="Arial" w:cs="Arial"/>
          <w:sz w:val="24"/>
          <w:szCs w:val="24"/>
          <w:lang w:val="en-GB"/>
        </w:rPr>
      </w:pPr>
      <w:commentRangeStart w:id="6"/>
      <w:r w:rsidRPr="37E101A6" w:rsidR="14D531EA">
        <w:rPr>
          <w:rFonts w:ascii="Arial" w:hAnsi="Arial" w:eastAsia="Arial" w:cs="Arial"/>
          <w:sz w:val="24"/>
          <w:szCs w:val="24"/>
          <w:lang w:val="en-GB"/>
        </w:rPr>
        <w:t>Literature search</w:t>
      </w:r>
      <w:commentRangeEnd w:id="6"/>
      <w:r>
        <w:rPr>
          <w:rStyle w:val="CommentReference"/>
        </w:rPr>
        <w:commentReference w:id="6"/>
      </w:r>
    </w:p>
    <w:p w:rsidR="00084964" w:rsidP="37E101A6" w:rsidRDefault="00703502" w14:paraId="71B42F75" w14:textId="77777777">
      <w:pPr>
        <w:pStyle w:val="ListParagraph"/>
        <w:numPr>
          <w:ilvl w:val="1"/>
          <w:numId w:val="1"/>
        </w:numPr>
        <w:rPr>
          <w:rFonts w:ascii="Arial" w:hAnsi="Arial" w:eastAsia="Arial" w:cs="Arial"/>
          <w:sz w:val="24"/>
          <w:szCs w:val="24"/>
          <w:lang w:val="en-GB"/>
        </w:rPr>
      </w:pPr>
      <w:r w:rsidRPr="37E101A6" w:rsidR="00703502">
        <w:rPr>
          <w:rFonts w:ascii="Arial" w:hAnsi="Arial" w:eastAsia="Arial" w:cs="Arial"/>
          <w:sz w:val="24"/>
          <w:szCs w:val="24"/>
          <w:lang w:val="en-GB"/>
        </w:rPr>
        <w:t>Which base/ naive model?</w:t>
      </w:r>
    </w:p>
    <w:p w:rsidR="00084964" w:rsidP="37E101A6" w:rsidRDefault="00703502" w14:paraId="62B86213" w14:textId="77777777">
      <w:pPr>
        <w:pStyle w:val="ListParagraph"/>
        <w:numPr>
          <w:ilvl w:val="1"/>
          <w:numId w:val="1"/>
        </w:numPr>
        <w:rPr>
          <w:rFonts w:ascii="Arial" w:hAnsi="Arial" w:eastAsia="Arial" w:cs="Arial"/>
          <w:sz w:val="24"/>
          <w:szCs w:val="24"/>
          <w:lang w:val="en-GB"/>
        </w:rPr>
      </w:pPr>
      <w:r w:rsidRPr="37E101A6" w:rsidR="00703502">
        <w:rPr>
          <w:rFonts w:ascii="Arial" w:hAnsi="Arial" w:eastAsia="Arial" w:cs="Arial"/>
          <w:sz w:val="24"/>
          <w:szCs w:val="24"/>
          <w:lang w:val="en-GB"/>
        </w:rPr>
        <w:t>which loss functions/ distributions to check</w:t>
      </w:r>
    </w:p>
    <w:p w:rsidR="00084964" w:rsidP="37E101A6" w:rsidRDefault="00703502" w14:paraId="4DC0D4BE" w14:textId="77777777">
      <w:pPr>
        <w:pStyle w:val="ListParagraph"/>
        <w:numPr>
          <w:ilvl w:val="1"/>
          <w:numId w:val="1"/>
        </w:numPr>
        <w:rPr>
          <w:rFonts w:ascii="Arial" w:hAnsi="Arial" w:eastAsia="Arial" w:cs="Arial"/>
          <w:sz w:val="24"/>
          <w:szCs w:val="24"/>
          <w:lang w:val="en-GB"/>
        </w:rPr>
      </w:pPr>
      <w:r w:rsidRPr="37E101A6" w:rsidR="00703502">
        <w:rPr>
          <w:rFonts w:ascii="Arial" w:hAnsi="Arial" w:eastAsia="Arial" w:cs="Arial"/>
          <w:sz w:val="24"/>
          <w:szCs w:val="24"/>
          <w:lang w:val="en-GB"/>
        </w:rPr>
        <w:t>Residual guided loss selection</w:t>
      </w:r>
    </w:p>
    <w:p w:rsidR="00084964" w:rsidP="37E101A6" w:rsidRDefault="00703502" w14:paraId="77C835B8" w14:textId="77777777">
      <w:pPr>
        <w:pStyle w:val="ListParagraph"/>
        <w:numPr>
          <w:ilvl w:val="1"/>
          <w:numId w:val="1"/>
        </w:numPr>
        <w:rPr>
          <w:rFonts w:ascii="Arial" w:hAnsi="Arial" w:eastAsia="Arial" w:cs="Arial"/>
          <w:sz w:val="24"/>
          <w:szCs w:val="24"/>
          <w:lang w:val="en-GB"/>
        </w:rPr>
      </w:pPr>
      <w:r w:rsidRPr="37E101A6" w:rsidR="00703502">
        <w:rPr>
          <w:rFonts w:ascii="Arial" w:hAnsi="Arial" w:eastAsia="Arial" w:cs="Arial"/>
          <w:sz w:val="24"/>
          <w:szCs w:val="24"/>
          <w:lang w:val="en-GB"/>
        </w:rPr>
        <w:t>Comparator models (default, random, all?)</w:t>
      </w:r>
    </w:p>
    <w:p w:rsidRPr="00084964" w:rsidR="00703502" w:rsidP="37E101A6" w:rsidRDefault="00703502" w14:paraId="7A09B432" w14:textId="586D64FD">
      <w:pPr>
        <w:pStyle w:val="ListParagraph"/>
        <w:numPr>
          <w:ilvl w:val="1"/>
          <w:numId w:val="1"/>
        </w:numPr>
        <w:rPr>
          <w:rFonts w:ascii="Arial" w:hAnsi="Arial" w:eastAsia="Arial" w:cs="Arial"/>
          <w:sz w:val="24"/>
          <w:szCs w:val="24"/>
          <w:lang w:val="en-GB"/>
        </w:rPr>
      </w:pPr>
      <w:r w:rsidRPr="37E101A6" w:rsidR="00703502">
        <w:rPr>
          <w:rFonts w:ascii="Arial" w:hAnsi="Arial" w:eastAsia="Arial" w:cs="Arial"/>
          <w:sz w:val="24"/>
          <w:szCs w:val="24"/>
          <w:lang w:val="en-GB"/>
        </w:rPr>
        <w:t>Evaluation metric </w:t>
      </w:r>
    </w:p>
    <w:p w:rsidRPr="00084964" w:rsidR="00703502" w:rsidP="37E101A6" w:rsidRDefault="14D531EA" w14:paraId="6152DFBE" w14:textId="7C1B49D3">
      <w:pPr>
        <w:pStyle w:val="ListParagraph"/>
        <w:numPr>
          <w:ilvl w:val="0"/>
          <w:numId w:val="1"/>
        </w:numPr>
        <w:rPr>
          <w:rFonts w:ascii="Arial" w:hAnsi="Arial" w:eastAsia="Arial" w:cs="Arial"/>
          <w:sz w:val="24"/>
          <w:szCs w:val="24"/>
          <w:lang w:val="en-GB"/>
        </w:rPr>
      </w:pPr>
      <w:r w:rsidRPr="37E101A6" w:rsidR="14D531EA">
        <w:rPr>
          <w:rFonts w:ascii="Arial" w:hAnsi="Arial" w:eastAsia="Arial" w:cs="Arial"/>
          <w:sz w:val="24"/>
          <w:szCs w:val="24"/>
          <w:lang w:val="en-GB"/>
        </w:rPr>
        <w:t>Propose</w:t>
      </w:r>
      <w:commentRangeStart w:id="7"/>
      <w:r w:rsidRPr="37E101A6" w:rsidR="14D531EA">
        <w:rPr>
          <w:rFonts w:ascii="Arial" w:hAnsi="Arial" w:eastAsia="Arial" w:cs="Arial"/>
          <w:sz w:val="24"/>
          <w:szCs w:val="24"/>
          <w:lang w:val="en-GB"/>
        </w:rPr>
        <w:t xml:space="preserve"> methods</w:t>
      </w:r>
      <w:commentRangeEnd w:id="7"/>
      <w:r>
        <w:rPr>
          <w:rStyle w:val="CommentReference"/>
        </w:rPr>
        <w:commentReference w:id="7"/>
      </w:r>
    </w:p>
    <w:p w:rsidRPr="00084964" w:rsidR="00703502" w:rsidP="37E101A6" w:rsidRDefault="00703502" w14:paraId="435E6659" w14:textId="4B842021">
      <w:pPr>
        <w:pStyle w:val="ListParagraph"/>
        <w:numPr>
          <w:ilvl w:val="0"/>
          <w:numId w:val="1"/>
        </w:numPr>
        <w:rPr>
          <w:rFonts w:ascii="Arial" w:hAnsi="Arial" w:eastAsia="Arial" w:cs="Arial"/>
          <w:sz w:val="24"/>
          <w:szCs w:val="24"/>
          <w:lang w:val="en-GB"/>
        </w:rPr>
      </w:pPr>
      <w:r w:rsidRPr="37E101A6" w:rsidR="00703502">
        <w:rPr>
          <w:rFonts w:ascii="Arial" w:hAnsi="Arial" w:eastAsia="Arial" w:cs="Arial"/>
          <w:sz w:val="24"/>
          <w:szCs w:val="24"/>
          <w:lang w:val="en-GB"/>
        </w:rPr>
        <w:t>Run models </w:t>
      </w:r>
    </w:p>
    <w:p w:rsidRPr="00703502" w:rsidR="0085768F" w:rsidP="37E101A6" w:rsidRDefault="0085768F" w14:paraId="6EE1C949" w14:textId="77777777">
      <w:pPr>
        <w:rPr>
          <w:rFonts w:ascii="Arial" w:hAnsi="Arial" w:eastAsia="Arial" w:cs="Arial"/>
          <w:sz w:val="24"/>
          <w:szCs w:val="24"/>
          <w:lang w:val="en-GB"/>
        </w:rPr>
      </w:pPr>
    </w:p>
    <w:p w:rsidR="7974A68A" w:rsidP="37E101A6" w:rsidRDefault="7974A68A" w14:paraId="5567F0D6" w14:textId="296CCBED">
      <w:pPr>
        <w:rPr>
          <w:rFonts w:ascii="Arial" w:hAnsi="Arial" w:eastAsia="Arial" w:cs="Arial"/>
          <w:sz w:val="24"/>
          <w:szCs w:val="24"/>
          <w:lang w:val="en-GB"/>
        </w:rPr>
      </w:pPr>
    </w:p>
    <w:p w:rsidR="7974A68A" w:rsidP="37E101A6" w:rsidRDefault="7974A68A" w14:paraId="78F105AA" w14:textId="24FCB3BF">
      <w:pPr>
        <w:rPr>
          <w:rFonts w:ascii="Arial" w:hAnsi="Arial" w:eastAsia="Arial" w:cs="Arial"/>
          <w:sz w:val="24"/>
          <w:szCs w:val="24"/>
          <w:lang w:val="en-GB"/>
        </w:rPr>
      </w:pPr>
    </w:p>
    <w:p w:rsidR="1053A428" w:rsidP="37E101A6" w:rsidRDefault="1053A428" w14:paraId="756AECC2" w14:textId="7D717E52">
      <w:pPr>
        <w:rPr>
          <w:rFonts w:ascii="Arial" w:hAnsi="Arial" w:eastAsia="Arial" w:cs="Arial"/>
          <w:sz w:val="24"/>
          <w:szCs w:val="24"/>
        </w:rPr>
      </w:pPr>
      <w:r w:rsidRPr="37E101A6" w:rsidR="1053A428">
        <w:rPr>
          <w:rFonts w:ascii="Arial" w:hAnsi="Arial" w:eastAsia="Arial" w:cs="Arial"/>
          <w:sz w:val="24"/>
          <w:szCs w:val="24"/>
        </w:rPr>
        <w:t>FH: 3 AI gefundene Referenzen von mir aber keine Ahnung ob die Sinn machen, schau sie dir doch mal an!</w:t>
      </w:r>
    </w:p>
    <w:p w:rsidR="1053A428" w:rsidP="37E101A6" w:rsidRDefault="1053A428" w14:paraId="4D36034F" w14:textId="26F0CD39">
      <w:pPr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n-GB"/>
        </w:rPr>
      </w:pPr>
      <w:r w:rsidRPr="37E101A6" w:rsidR="1053A428">
        <w:rPr>
          <w:rFonts w:ascii="Arial" w:hAnsi="Arial" w:eastAsia="Arial" w:cs="Arial"/>
          <w:b w:val="1"/>
          <w:bCs w:val="1"/>
          <w:color w:val="000000" w:themeColor="text1" w:themeTint="FF" w:themeShade="FF"/>
          <w:sz w:val="24"/>
          <w:szCs w:val="24"/>
          <w:lang w:val="en-GB"/>
        </w:rPr>
        <w:t xml:space="preserve">Gneiting &amp; Raftery (2007), "Strictly Proper Scoring Rules, Prediction, and Estimation," </w:t>
      </w:r>
      <w:r w:rsidRPr="37E101A6" w:rsidR="1053A428">
        <w:rPr>
          <w:rFonts w:ascii="Arial" w:hAnsi="Arial" w:eastAsia="Arial" w:cs="Arial"/>
          <w:b w:val="1"/>
          <w:bCs w:val="1"/>
          <w:i w:val="1"/>
          <w:iCs w:val="1"/>
          <w:color w:val="000000" w:themeColor="text1" w:themeTint="FF" w:themeShade="FF"/>
          <w:sz w:val="24"/>
          <w:szCs w:val="24"/>
          <w:lang w:val="en-GB"/>
        </w:rPr>
        <w:t>JASA</w:t>
      </w:r>
      <w:r w:rsidRPr="37E101A6" w:rsidR="1053A428">
        <w:rPr>
          <w:rFonts w:ascii="Arial" w:hAnsi="Arial" w:eastAsia="Arial" w:cs="Arial"/>
          <w:b w:val="1"/>
          <w:bCs w:val="1"/>
          <w:color w:val="000000" w:themeColor="text1" w:themeTint="FF" w:themeShade="FF"/>
          <w:sz w:val="24"/>
          <w:szCs w:val="24"/>
          <w:lang w:val="en-GB"/>
        </w:rPr>
        <w:t xml:space="preserve"> 102, 359–378.</w:t>
      </w:r>
      <w:r w:rsidRPr="37E101A6" w:rsidR="1053A428"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n-GB"/>
        </w:rPr>
        <w:t xml:space="preserve"> The same anchor as before — this is </w:t>
      </w:r>
      <w:r w:rsidRPr="37E101A6" w:rsidR="1053A428">
        <w:rPr>
          <w:rFonts w:ascii="Arial" w:hAnsi="Arial" w:eastAsia="Arial" w:cs="Arial"/>
          <w:i w:val="1"/>
          <w:iCs w:val="1"/>
          <w:color w:val="000000" w:themeColor="text1" w:themeTint="FF" w:themeShade="FF"/>
          <w:sz w:val="24"/>
          <w:szCs w:val="24"/>
          <w:lang w:val="en-GB"/>
        </w:rPr>
        <w:t>the</w:t>
      </w:r>
      <w:r w:rsidRPr="37E101A6" w:rsidR="1053A428"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n-GB"/>
        </w:rPr>
        <w:t xml:space="preserve"> cross-disciplinary reference bridging stats and ML, cited throughout the DL probabilistic-forecasting literature.</w:t>
      </w:r>
    </w:p>
    <w:p w:rsidR="7974A68A" w:rsidP="37E101A6" w:rsidRDefault="7974A68A" w14:paraId="1F99296F" w14:textId="73F5B0D0">
      <w:pPr>
        <w:rPr>
          <w:rFonts w:ascii="Arial" w:hAnsi="Arial" w:eastAsia="Arial" w:cs="Arial"/>
          <w:sz w:val="24"/>
          <w:szCs w:val="24"/>
          <w:lang w:val="en-GB"/>
        </w:rPr>
      </w:pPr>
    </w:p>
    <w:p w:rsidR="1053A428" w:rsidP="37E101A6" w:rsidRDefault="1053A428" w14:paraId="0AB3DF58" w14:textId="1AA31B3D">
      <w:pPr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n-GB"/>
        </w:rPr>
      </w:pPr>
      <w:r w:rsidRPr="37E101A6" w:rsidR="1053A428">
        <w:rPr>
          <w:rFonts w:ascii="Arial" w:hAnsi="Arial" w:eastAsia="Arial" w:cs="Arial"/>
          <w:b w:val="1"/>
          <w:bCs w:val="1"/>
          <w:color w:val="000000" w:themeColor="text1" w:themeTint="FF" w:themeShade="FF"/>
          <w:sz w:val="24"/>
          <w:szCs w:val="24"/>
          <w:lang w:val="en-GB"/>
        </w:rPr>
        <w:t xml:space="preserve">Taylor &amp; Tibshirani (2015), "Statistical learning and selective inference," </w:t>
      </w:r>
      <w:r w:rsidRPr="37E101A6" w:rsidR="1053A428">
        <w:rPr>
          <w:rFonts w:ascii="Arial" w:hAnsi="Arial" w:eastAsia="Arial" w:cs="Arial"/>
          <w:b w:val="1"/>
          <w:bCs w:val="1"/>
          <w:i w:val="1"/>
          <w:iCs w:val="1"/>
          <w:color w:val="000000" w:themeColor="text1" w:themeTint="FF" w:themeShade="FF"/>
          <w:sz w:val="24"/>
          <w:szCs w:val="24"/>
          <w:lang w:val="en-GB"/>
        </w:rPr>
        <w:t>PNAS</w:t>
      </w:r>
      <w:r w:rsidRPr="37E101A6" w:rsidR="1053A428">
        <w:rPr>
          <w:rFonts w:ascii="Arial" w:hAnsi="Arial" w:eastAsia="Arial" w:cs="Arial"/>
          <w:b w:val="1"/>
          <w:bCs w:val="1"/>
          <w:color w:val="000000" w:themeColor="text1" w:themeTint="FF" w:themeShade="FF"/>
          <w:sz w:val="24"/>
          <w:szCs w:val="24"/>
          <w:lang w:val="en-GB"/>
        </w:rPr>
        <w:t xml:space="preserve"> 112(25), 7629–7634.</w:t>
      </w:r>
      <w:r w:rsidRPr="37E101A6" w:rsidR="1053A428"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n-GB"/>
        </w:rPr>
        <w:t xml:space="preserve"> A more accessible entry point to the same problem, explicitly bridging the statistics and machine-learning framings.</w:t>
      </w:r>
    </w:p>
    <w:p w:rsidR="1053A428" w:rsidP="37E101A6" w:rsidRDefault="1053A428" w14:paraId="415CB59A" w14:textId="3D9B47E5">
      <w:pPr>
        <w:rPr>
          <w:rFonts w:ascii="Arial" w:hAnsi="Arial" w:eastAsia="Arial" w:cs="Arial"/>
          <w:sz w:val="24"/>
          <w:szCs w:val="24"/>
        </w:rPr>
      </w:pPr>
      <w:r w:rsidRPr="37E101A6" w:rsidR="1053A428">
        <w:rPr>
          <w:rFonts w:ascii="Arial" w:hAnsi="Arial" w:eastAsia="Arial" w:cs="Arial"/>
          <w:b w:val="1"/>
          <w:bCs w:val="1"/>
          <w:color w:val="000000" w:themeColor="text1" w:themeTint="FF" w:themeShade="FF"/>
          <w:sz w:val="24"/>
          <w:szCs w:val="24"/>
          <w:lang w:val="en-GB"/>
        </w:rPr>
        <w:t xml:space="preserve">Guo, Pleiss, Sun &amp; Weinberger (2017), "On Calibration of Modern Neural Networks," </w:t>
      </w:r>
      <w:r w:rsidRPr="37E101A6" w:rsidR="1053A428">
        <w:rPr>
          <w:rFonts w:ascii="Arial" w:hAnsi="Arial" w:eastAsia="Arial" w:cs="Arial"/>
          <w:b w:val="1"/>
          <w:bCs w:val="1"/>
          <w:i w:val="1"/>
          <w:iCs w:val="1"/>
          <w:color w:val="000000" w:themeColor="text1" w:themeTint="FF" w:themeShade="FF"/>
          <w:sz w:val="24"/>
          <w:szCs w:val="24"/>
          <w:lang w:val="en-GB"/>
        </w:rPr>
        <w:t>ICML</w:t>
      </w:r>
      <w:r w:rsidRPr="37E101A6" w:rsidR="1053A428">
        <w:rPr>
          <w:rFonts w:ascii="Arial" w:hAnsi="Arial" w:eastAsia="Arial" w:cs="Arial"/>
          <w:b w:val="1"/>
          <w:bCs w:val="1"/>
          <w:color w:val="000000" w:themeColor="text1" w:themeTint="FF" w:themeShade="FF"/>
          <w:sz w:val="24"/>
          <w:szCs w:val="24"/>
          <w:lang w:val="en-GB"/>
        </w:rPr>
        <w:t xml:space="preserve"> (PMLR 70:1321–1330)</w:t>
      </w:r>
      <w:r w:rsidRPr="37E101A6" w:rsidR="1053A428"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n-GB"/>
        </w:rPr>
        <w:t xml:space="preserve"> (arXiv:1706.04599). The influential finding that modern neural networks are poorly calibrated, with depth, width, weight decay, and batch normalization influencing calibration, and that reliability diagrams / temperature scaling diagnose and fix it. Reliability diagrams are functionally the residual-plot-equivalent for probabilistic classifiers — they're how you </w:t>
      </w:r>
      <w:r w:rsidRPr="37E101A6" w:rsidR="1053A428">
        <w:rPr>
          <w:rFonts w:ascii="Arial" w:hAnsi="Arial" w:eastAsia="Arial" w:cs="Arial"/>
          <w:i w:val="1"/>
          <w:iCs w:val="1"/>
          <w:color w:val="000000" w:themeColor="text1" w:themeTint="FF" w:themeShade="FF"/>
          <w:sz w:val="24"/>
          <w:szCs w:val="24"/>
          <w:lang w:val="en-GB"/>
        </w:rPr>
        <w:t>criticize</w:t>
      </w:r>
      <w:r w:rsidRPr="37E101A6" w:rsidR="1053A428"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n-GB"/>
        </w:rPr>
        <w:t xml:space="preserve"> the fitted model's probabilities. Notably, they also observe networks </w:t>
      </w:r>
      <w:r w:rsidRPr="37E101A6" w:rsidR="1053A428">
        <w:rPr>
          <w:rFonts w:ascii="Arial" w:hAnsi="Arial" w:eastAsia="Arial" w:cs="Arial"/>
          <w:b w:val="1"/>
          <w:bCs w:val="1"/>
          <w:color w:val="000000" w:themeColor="text1" w:themeTint="FF" w:themeShade="FF"/>
          <w:sz w:val="24"/>
          <w:szCs w:val="24"/>
          <w:lang w:val="en-GB"/>
        </w:rPr>
        <w:t>overfitting to NLL</w:t>
      </w:r>
      <w:r w:rsidRPr="37E101A6" w:rsidR="1053A428"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n-GB"/>
        </w:rPr>
        <w:t xml:space="preserve"> while accuracy keeps improving, which is a concrete instance of "the in-sample likelihood isn't the whole story — check the output distribution separately." </w:t>
      </w:r>
      <w:hyperlink r:id="R515a1f31a966484d">
        <w:r w:rsidRPr="37E101A6" w:rsidR="1053A428">
          <w:rPr>
            <w:rStyle w:val="Hyperlink"/>
            <w:rFonts w:ascii="Arial" w:hAnsi="Arial" w:eastAsia="Arial" w:cs="Arial"/>
            <w:color w:val="000000" w:themeColor="text1" w:themeTint="FF" w:themeShade="FF"/>
            <w:sz w:val="24"/>
            <w:szCs w:val="24"/>
            <w:lang w:val="en-GB"/>
          </w:rPr>
          <w:t>Procee</w:t>
        </w:r>
      </w:hyperlink>
    </w:p>
    <w:p w:rsidR="37E101A6" w:rsidP="37E101A6" w:rsidRDefault="37E101A6" w14:paraId="5E3E41E8" w14:textId="51E8664C">
      <w:pPr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n-GB"/>
        </w:rPr>
      </w:pPr>
    </w:p>
    <w:p w:rsidR="37E101A6" w:rsidP="37E101A6" w:rsidRDefault="37E101A6" w14:paraId="29948BDE" w14:textId="42FF3EAB">
      <w:pPr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n-GB"/>
        </w:rPr>
      </w:pPr>
    </w:p>
    <w:p w:rsidR="37E101A6" w:rsidP="37E101A6" w:rsidRDefault="37E101A6" w14:paraId="6D0E9FA8" w14:textId="6D17D92E">
      <w:pPr>
        <w:pStyle w:val="Normal"/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n-GB"/>
        </w:rPr>
      </w:pPr>
    </w:p>
    <w:p w:rsidR="37E101A6" w:rsidP="37E101A6" w:rsidRDefault="37E101A6" w14:paraId="0160C404" w14:textId="5E934C98">
      <w:pPr>
        <w:rPr>
          <w:rFonts w:ascii="Arial" w:hAnsi="Arial" w:eastAsia="Arial" w:cs="Arial"/>
          <w:sz w:val="24"/>
          <w:szCs w:val="24"/>
        </w:rPr>
      </w:pPr>
      <w:r w:rsidRPr="37E101A6">
        <w:rPr>
          <w:rFonts w:ascii="Arial" w:hAnsi="Arial" w:eastAsia="Arial" w:cs="Arial"/>
          <w:sz w:val="24"/>
          <w:szCs w:val="24"/>
        </w:rPr>
        <w:br w:type="page"/>
      </w:r>
    </w:p>
    <w:p w:rsidR="6CDF6FAD" w:rsidP="37E101A6" w:rsidRDefault="6CDF6FAD" w14:paraId="5FAFE84F" w14:textId="6B1AF4AB">
      <w:pPr>
        <w:pStyle w:val="Heading1"/>
        <w:rPr>
          <w:rFonts w:ascii="Arial" w:hAnsi="Arial" w:eastAsia="Arial" w:cs="Arial"/>
          <w:b w:val="1"/>
          <w:bCs w:val="1"/>
          <w:color w:val="auto"/>
          <w:sz w:val="28"/>
          <w:szCs w:val="28"/>
          <w:lang w:val="en-GB"/>
        </w:rPr>
      </w:pPr>
      <w:r w:rsidRPr="37E101A6" w:rsidR="6CDF6FAD">
        <w:rPr>
          <w:lang w:val="en-GB"/>
        </w:rPr>
        <w:t>Introduction</w:t>
      </w:r>
    </w:p>
    <w:p w:rsidR="4E205738" w:rsidP="37E101A6" w:rsidRDefault="4E205738" w14:paraId="19D6AFE3" w14:textId="5E02A1D4">
      <w:pPr>
        <w:pStyle w:val="Normal"/>
        <w:spacing w:line="360" w:lineRule="auto"/>
        <w:jc w:val="both"/>
      </w:pPr>
      <w:r w:rsidRPr="37E101A6" w:rsidR="4E205738"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n-GB"/>
        </w:rPr>
        <w:t xml:space="preserve">Nowadays, machine learning plays a crucial role in science, </w:t>
      </w:r>
      <w:r w:rsidRPr="37E101A6" w:rsidR="4E205738"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n-GB"/>
        </w:rPr>
        <w:t>finance</w:t>
      </w:r>
      <w:r w:rsidRPr="37E101A6" w:rsidR="4E205738"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n-GB"/>
        </w:rPr>
        <w:t xml:space="preserve"> and everyday life. </w:t>
      </w:r>
      <w:r w:rsidRPr="37E101A6" w:rsidR="43751B79"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n-GB"/>
        </w:rPr>
        <w:t xml:space="preserve">Numerous machine learning algorithms and methods are used to tackle countless tasks, </w:t>
      </w:r>
      <w:r w:rsidRPr="37E101A6" w:rsidR="4C7D4500"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n-GB"/>
        </w:rPr>
        <w:t xml:space="preserve">ranging from clustering to image analysis. </w:t>
      </w:r>
      <w:r w:rsidRPr="37E101A6" w:rsidR="6999BF96"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n-GB"/>
        </w:rPr>
        <w:t xml:space="preserve">Working with machine learning methods means constantly making choices about which algorithm to use for the task at hand, </w:t>
      </w:r>
      <w:r w:rsidRPr="37E101A6" w:rsidR="662F7999"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n-GB"/>
        </w:rPr>
        <w:t xml:space="preserve">how to </w:t>
      </w:r>
      <w:r w:rsidRPr="37E101A6" w:rsidR="6999BF96"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n-GB"/>
        </w:rPr>
        <w:t>prepa</w:t>
      </w:r>
      <w:r w:rsidRPr="37E101A6" w:rsidR="08140E4F"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n-GB"/>
        </w:rPr>
        <w:t>r</w:t>
      </w:r>
      <w:r w:rsidRPr="37E101A6" w:rsidR="68BEE350"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n-GB"/>
        </w:rPr>
        <w:t>e the d</w:t>
      </w:r>
      <w:r w:rsidRPr="37E101A6" w:rsidR="08140E4F"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n-GB"/>
        </w:rPr>
        <w:t xml:space="preserve">ata and </w:t>
      </w:r>
      <w:r w:rsidRPr="37E101A6" w:rsidR="6A5D3002"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n-GB"/>
        </w:rPr>
        <w:t>which hyperparameters to t</w:t>
      </w:r>
      <w:r w:rsidRPr="37E101A6" w:rsidR="11CFEC33"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n-GB"/>
        </w:rPr>
        <w:t>une.</w:t>
      </w:r>
      <w:r w:rsidRPr="37E101A6" w:rsidR="761BDF6C"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n-GB"/>
        </w:rPr>
        <w:t xml:space="preserve"> In ecology, most use</w:t>
      </w:r>
      <w:r w:rsidRPr="37E101A6" w:rsidR="674049F8"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37E101A6" w:rsidR="761BDF6C"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n-GB"/>
        </w:rPr>
        <w:t xml:space="preserve">cases for machine learning </w:t>
      </w:r>
      <w:r w:rsidRPr="37E101A6" w:rsidR="519968F3"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n-GB"/>
        </w:rPr>
        <w:t>fall into</w:t>
      </w:r>
      <w:r w:rsidRPr="37E101A6" w:rsidR="761BDF6C"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n-GB"/>
        </w:rPr>
        <w:t xml:space="preserve"> either c</w:t>
      </w:r>
      <w:r w:rsidRPr="37E101A6" w:rsidR="5B6F4E03"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n-GB"/>
        </w:rPr>
        <w:t>lassification or regression tasks</w:t>
      </w:r>
      <w:r w:rsidRPr="37E101A6" w:rsidR="4DFC9D33"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n-GB"/>
        </w:rPr>
        <w:t>: the former is used</w:t>
      </w:r>
      <w:r w:rsidRPr="37E101A6" w:rsidR="40E7F190"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n-GB"/>
        </w:rPr>
        <w:t xml:space="preserve"> find and distinguish categories, while the latter tries to </w:t>
      </w:r>
      <w:r w:rsidRPr="37E101A6" w:rsidR="4EF7E750"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n-GB"/>
        </w:rPr>
        <w:t>predict continuous values (</w:t>
      </w:r>
      <w:r w:rsidRPr="37E101A6" w:rsidR="4EF7E750"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n-GB"/>
        </w:rPr>
        <w:t>Lathuliere</w:t>
      </w:r>
      <w:r w:rsidRPr="37E101A6" w:rsidR="4EF7E750"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n-GB"/>
        </w:rPr>
        <w:t xml:space="preserve">). </w:t>
      </w:r>
      <w:r w:rsidRPr="37E101A6" w:rsidR="6581FA23"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n-GB"/>
        </w:rPr>
        <w:t xml:space="preserve">For these, </w:t>
      </w:r>
      <w:r w:rsidRPr="37E101A6" w:rsidR="2F414A66"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n-GB"/>
        </w:rPr>
        <w:t xml:space="preserve">one of the most common approaches is fitting a </w:t>
      </w:r>
      <w:r w:rsidRPr="37E101A6" w:rsidR="6581FA23"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n-GB"/>
        </w:rPr>
        <w:t>Deep Neural Networks (DNN)</w:t>
      </w:r>
      <w:r w:rsidRPr="37E101A6" w:rsidR="38291571"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n-GB"/>
        </w:rPr>
        <w:t>.</w:t>
      </w:r>
    </w:p>
    <w:p w:rsidR="38291571" w:rsidP="37E101A6" w:rsidRDefault="38291571" w14:paraId="46B10B21" w14:textId="4D46D8FC">
      <w:pPr>
        <w:pStyle w:val="Normal"/>
        <w:spacing w:line="360" w:lineRule="auto"/>
        <w:jc w:val="both"/>
      </w:pPr>
      <w:r w:rsidRPr="37E101A6" w:rsidR="38291571"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n-GB"/>
        </w:rPr>
        <w:t xml:space="preserve">The goal of a </w:t>
      </w:r>
      <w:r w:rsidRPr="37E101A6" w:rsidR="6581FA23"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n-GB"/>
        </w:rPr>
        <w:t xml:space="preserve">Deep Neural Networks </w:t>
      </w:r>
      <w:r w:rsidRPr="37E101A6" w:rsidR="61F4DBB7"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n-GB"/>
        </w:rPr>
        <w:t>is to approximate a</w:t>
      </w:r>
      <w:r w:rsidRPr="37E101A6" w:rsidR="4D5EE348"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n-GB"/>
        </w:rPr>
        <w:t>n unknown</w:t>
      </w:r>
      <w:r w:rsidRPr="37E101A6" w:rsidR="61F4DBB7"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n-GB"/>
        </w:rPr>
        <w:t xml:space="preserve"> function</w:t>
      </w:r>
      <w:r w:rsidRPr="37E101A6" w:rsidR="61F4DBB7">
        <w:rPr>
          <w:rFonts w:ascii="Arial" w:hAnsi="Arial" w:eastAsia="Arial" w:cs="Arial"/>
          <w:b w:val="0"/>
          <w:bCs w:val="0"/>
          <w:color w:val="000000" w:themeColor="text1" w:themeTint="FF" w:themeShade="FF"/>
          <w:sz w:val="24"/>
          <w:szCs w:val="24"/>
          <w:lang w:val="en-GB"/>
        </w:rPr>
        <w:t xml:space="preserve"> f</w:t>
      </w:r>
      <w:r w:rsidRPr="37E101A6" w:rsidR="4707F571">
        <w:rPr>
          <w:rFonts w:ascii="Arial" w:hAnsi="Arial" w:eastAsia="Arial" w:cs="Arial"/>
          <w:b w:val="0"/>
          <w:bCs w:val="0"/>
          <w:color w:val="000000" w:themeColor="text1" w:themeTint="FF" w:themeShade="FF"/>
          <w:sz w:val="24"/>
          <w:szCs w:val="24"/>
          <w:lang w:val="en-GB"/>
        </w:rPr>
        <w:t>*</w:t>
      </w:r>
      <w:r w:rsidRPr="37E101A6" w:rsidR="60AD4B84">
        <w:rPr>
          <w:rFonts w:ascii="Arial" w:hAnsi="Arial" w:eastAsia="Arial" w:cs="Arial"/>
          <w:b w:val="0"/>
          <w:bCs w:val="0"/>
          <w:color w:val="000000" w:themeColor="text1" w:themeTint="FF" w:themeShade="FF"/>
          <w:sz w:val="24"/>
          <w:szCs w:val="24"/>
          <w:lang w:val="en-GB"/>
        </w:rPr>
        <w:t>(x)</w:t>
      </w:r>
      <w:r w:rsidRPr="37E101A6" w:rsidR="61F4DBB7">
        <w:rPr>
          <w:rFonts w:ascii="Arial" w:hAnsi="Arial" w:eastAsia="Arial" w:cs="Arial"/>
          <w:b w:val="0"/>
          <w:bCs w:val="0"/>
          <w:color w:val="000000" w:themeColor="text1" w:themeTint="FF" w:themeShade="FF"/>
          <w:sz w:val="24"/>
          <w:szCs w:val="24"/>
          <w:lang w:val="en-GB"/>
        </w:rPr>
        <w:t xml:space="preserve"> by </w:t>
      </w:r>
      <w:r w:rsidRPr="37E101A6" w:rsidR="3371E79A">
        <w:rPr>
          <w:rFonts w:ascii="Arial" w:hAnsi="Arial" w:eastAsia="Arial" w:cs="Arial"/>
          <w:b w:val="0"/>
          <w:bCs w:val="0"/>
          <w:color w:val="000000" w:themeColor="text1" w:themeTint="FF" w:themeShade="FF"/>
          <w:sz w:val="24"/>
          <w:szCs w:val="24"/>
          <w:lang w:val="en-GB"/>
        </w:rPr>
        <w:t xml:space="preserve">using a set to predictors x to generate </w:t>
      </w:r>
      <w:r w:rsidRPr="37E101A6" w:rsidR="75E2A655">
        <w:rPr>
          <w:rFonts w:ascii="Arial" w:hAnsi="Arial" w:eastAsia="Arial" w:cs="Arial"/>
          <w:b w:val="0"/>
          <w:bCs w:val="0"/>
          <w:color w:val="000000" w:themeColor="text1" w:themeTint="FF" w:themeShade="FF"/>
          <w:sz w:val="24"/>
          <w:szCs w:val="24"/>
          <w:lang w:val="en-GB"/>
        </w:rPr>
        <w:t xml:space="preserve">a </w:t>
      </w:r>
      <w:r w:rsidRPr="37E101A6" w:rsidR="3371E79A">
        <w:rPr>
          <w:rFonts w:ascii="Arial" w:hAnsi="Arial" w:eastAsia="Arial" w:cs="Arial"/>
          <w:b w:val="0"/>
          <w:bCs w:val="0"/>
          <w:color w:val="000000" w:themeColor="text1" w:themeTint="FF" w:themeShade="FF"/>
          <w:sz w:val="24"/>
          <w:szCs w:val="24"/>
          <w:lang w:val="en-GB"/>
        </w:rPr>
        <w:t>prediction</w:t>
      </w:r>
      <w:r w:rsidRPr="37E101A6" w:rsidR="3B7F37BE">
        <w:rPr>
          <w:rFonts w:ascii="Arial" w:hAnsi="Arial" w:eastAsia="Arial" w:cs="Arial"/>
          <w:b w:val="0"/>
          <w:bCs w:val="0"/>
          <w:color w:val="000000" w:themeColor="text1" w:themeTint="FF" w:themeShade="FF"/>
          <w:sz w:val="24"/>
          <w:szCs w:val="24"/>
          <w:lang w:val="en-GB"/>
        </w:rPr>
        <w:t xml:space="preserve"> ŷ</w:t>
      </w:r>
      <w:r w:rsidRPr="37E101A6" w:rsidR="3371E79A">
        <w:rPr>
          <w:rFonts w:ascii="Arial" w:hAnsi="Arial" w:eastAsia="Arial" w:cs="Arial"/>
          <w:b w:val="0"/>
          <w:bCs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37E101A6" w:rsidR="3371E79A">
        <w:rPr>
          <w:rFonts w:ascii="Arial" w:hAnsi="Arial" w:eastAsia="Arial" w:cs="Arial"/>
          <w:b w:val="0"/>
          <w:bCs w:val="0"/>
          <w:color w:val="000000" w:themeColor="text1" w:themeTint="FF" w:themeShade="FF"/>
          <w:sz w:val="24"/>
          <w:szCs w:val="24"/>
          <w:lang w:val="en-GB"/>
        </w:rPr>
        <w:t xml:space="preserve">and compare </w:t>
      </w:r>
      <w:r w:rsidRPr="37E101A6" w:rsidR="3264E2D3">
        <w:rPr>
          <w:rFonts w:ascii="Arial" w:hAnsi="Arial" w:eastAsia="Arial" w:cs="Arial"/>
          <w:b w:val="0"/>
          <w:bCs w:val="0"/>
          <w:color w:val="000000" w:themeColor="text1" w:themeTint="FF" w:themeShade="FF"/>
          <w:sz w:val="24"/>
          <w:szCs w:val="24"/>
          <w:lang w:val="en-GB"/>
        </w:rPr>
        <w:t xml:space="preserve">it </w:t>
      </w:r>
      <w:r w:rsidRPr="37E101A6" w:rsidR="3371E79A">
        <w:rPr>
          <w:rFonts w:ascii="Arial" w:hAnsi="Arial" w:eastAsia="Arial" w:cs="Arial"/>
          <w:b w:val="0"/>
          <w:bCs w:val="0"/>
          <w:color w:val="000000" w:themeColor="text1" w:themeTint="FF" w:themeShade="FF"/>
          <w:sz w:val="24"/>
          <w:szCs w:val="24"/>
          <w:lang w:val="en-GB"/>
        </w:rPr>
        <w:t xml:space="preserve">with a known </w:t>
      </w:r>
      <w:r w:rsidRPr="37E101A6" w:rsidR="7F79A9B4">
        <w:rPr>
          <w:rFonts w:ascii="Arial" w:hAnsi="Arial" w:eastAsia="Arial" w:cs="Arial"/>
          <w:b w:val="0"/>
          <w:bCs w:val="0"/>
          <w:color w:val="000000" w:themeColor="text1" w:themeTint="FF" w:themeShade="FF"/>
          <w:sz w:val="24"/>
          <w:szCs w:val="24"/>
          <w:lang w:val="en-GB"/>
        </w:rPr>
        <w:t xml:space="preserve">response y. The </w:t>
      </w:r>
      <w:r w:rsidRPr="37E101A6" w:rsidR="4ACE91F3">
        <w:rPr>
          <w:rFonts w:ascii="Arial" w:hAnsi="Arial" w:eastAsia="Arial" w:cs="Arial"/>
          <w:b w:val="0"/>
          <w:bCs w:val="0"/>
          <w:color w:val="000000" w:themeColor="text1" w:themeTint="FF" w:themeShade="FF"/>
          <w:sz w:val="24"/>
          <w:szCs w:val="24"/>
          <w:lang w:val="en-GB"/>
        </w:rPr>
        <w:t xml:space="preserve">observed </w:t>
      </w:r>
      <w:r w:rsidRPr="37E101A6" w:rsidR="7F79A9B4">
        <w:rPr>
          <w:rFonts w:ascii="Arial" w:hAnsi="Arial" w:eastAsia="Arial" w:cs="Arial"/>
          <w:b w:val="0"/>
          <w:bCs w:val="0"/>
          <w:color w:val="000000" w:themeColor="text1" w:themeTint="FF" w:themeShade="FF"/>
          <w:sz w:val="24"/>
          <w:szCs w:val="24"/>
          <w:lang w:val="en-GB"/>
        </w:rPr>
        <w:t xml:space="preserve">response </w:t>
      </w:r>
      <w:r w:rsidRPr="37E101A6" w:rsidR="3CB1D902">
        <w:rPr>
          <w:rFonts w:ascii="Arial" w:hAnsi="Arial" w:eastAsia="Arial" w:cs="Arial"/>
          <w:b w:val="0"/>
          <w:bCs w:val="0"/>
          <w:color w:val="000000" w:themeColor="text1" w:themeTint="FF" w:themeShade="FF"/>
          <w:sz w:val="24"/>
          <w:szCs w:val="24"/>
          <w:lang w:val="en-GB"/>
        </w:rPr>
        <w:t xml:space="preserve">y </w:t>
      </w:r>
      <w:r w:rsidRPr="37E101A6" w:rsidR="7F79A9B4">
        <w:rPr>
          <w:rFonts w:ascii="Arial" w:hAnsi="Arial" w:eastAsia="Arial" w:cs="Arial"/>
          <w:b w:val="0"/>
          <w:bCs w:val="0"/>
          <w:color w:val="000000" w:themeColor="text1" w:themeTint="FF" w:themeShade="FF"/>
          <w:sz w:val="24"/>
          <w:szCs w:val="24"/>
          <w:lang w:val="en-GB"/>
        </w:rPr>
        <w:t xml:space="preserve">can be </w:t>
      </w:r>
      <w:r w:rsidRPr="37E101A6" w:rsidR="56EA7461">
        <w:rPr>
          <w:rFonts w:ascii="Arial" w:hAnsi="Arial" w:eastAsia="Arial" w:cs="Arial"/>
          <w:b w:val="0"/>
          <w:bCs w:val="0"/>
          <w:color w:val="000000" w:themeColor="text1" w:themeTint="FF" w:themeShade="FF"/>
          <w:sz w:val="24"/>
          <w:szCs w:val="24"/>
          <w:lang w:val="en-GB"/>
        </w:rPr>
        <w:t>understood</w:t>
      </w:r>
      <w:r w:rsidRPr="37E101A6" w:rsidR="7F79A9B4">
        <w:rPr>
          <w:rFonts w:ascii="Arial" w:hAnsi="Arial" w:eastAsia="Arial" w:cs="Arial"/>
          <w:b w:val="0"/>
          <w:bCs w:val="0"/>
          <w:color w:val="000000" w:themeColor="text1" w:themeTint="FF" w:themeShade="FF"/>
          <w:sz w:val="24"/>
          <w:szCs w:val="24"/>
          <w:lang w:val="en-GB"/>
        </w:rPr>
        <w:t xml:space="preserve"> as a noisy </w:t>
      </w:r>
      <w:r w:rsidRPr="37E101A6" w:rsidR="33D1BE63">
        <w:rPr>
          <w:rFonts w:ascii="Arial" w:hAnsi="Arial" w:eastAsia="Arial" w:cs="Arial"/>
          <w:b w:val="0"/>
          <w:bCs w:val="0"/>
          <w:color w:val="000000" w:themeColor="text1" w:themeTint="FF" w:themeShade="FF"/>
          <w:sz w:val="24"/>
          <w:szCs w:val="24"/>
          <w:lang w:val="en-GB"/>
        </w:rPr>
        <w:t xml:space="preserve">realization </w:t>
      </w:r>
      <w:r w:rsidRPr="37E101A6" w:rsidR="7F79A9B4">
        <w:rPr>
          <w:rFonts w:ascii="Arial" w:hAnsi="Arial" w:eastAsia="Arial" w:cs="Arial"/>
          <w:b w:val="0"/>
          <w:bCs w:val="0"/>
          <w:color w:val="000000" w:themeColor="text1" w:themeTint="FF" w:themeShade="FF"/>
          <w:sz w:val="24"/>
          <w:szCs w:val="24"/>
          <w:lang w:val="en-GB"/>
        </w:rPr>
        <w:t>of f*(x)</w:t>
      </w:r>
      <w:r w:rsidRPr="37E101A6" w:rsidR="619FDCC6">
        <w:rPr>
          <w:rFonts w:ascii="Arial" w:hAnsi="Arial" w:eastAsia="Arial" w:cs="Arial"/>
          <w:b w:val="0"/>
          <w:bCs w:val="0"/>
          <w:color w:val="000000" w:themeColor="text1" w:themeTint="FF" w:themeShade="FF"/>
          <w:sz w:val="24"/>
          <w:szCs w:val="24"/>
          <w:lang w:val="en-GB"/>
        </w:rPr>
        <w:t xml:space="preserve">; </w:t>
      </w:r>
      <w:r w:rsidRPr="37E101A6" w:rsidR="619FDCC6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learning f*(x) from </w:t>
      </w:r>
      <w:r w:rsidRPr="37E101A6" w:rsidR="619FDCC6">
        <w:rPr>
          <w:rFonts w:ascii="Arial" w:hAnsi="Arial" w:eastAsia="Arial" w:cs="Arial"/>
          <w:noProof w:val="0"/>
          <w:sz w:val="24"/>
          <w:szCs w:val="24"/>
          <w:lang w:val="en-GB"/>
        </w:rPr>
        <w:t>labeled</w:t>
      </w:r>
      <w:r w:rsidRPr="37E101A6" w:rsidR="619FDCC6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pairs (</w:t>
      </w:r>
      <w:r w:rsidRPr="37E101A6" w:rsidR="619FDCC6">
        <w:rPr>
          <w:rFonts w:ascii="Arial" w:hAnsi="Arial" w:eastAsia="Arial" w:cs="Arial"/>
          <w:noProof w:val="0"/>
          <w:sz w:val="24"/>
          <w:szCs w:val="24"/>
          <w:lang w:val="en-GB"/>
        </w:rPr>
        <w:t>x,y</w:t>
      </w:r>
      <w:r w:rsidRPr="37E101A6" w:rsidR="619FDCC6">
        <w:rPr>
          <w:rFonts w:ascii="Arial" w:hAnsi="Arial" w:eastAsia="Arial" w:cs="Arial"/>
          <w:noProof w:val="0"/>
          <w:sz w:val="24"/>
          <w:szCs w:val="24"/>
          <w:lang w:val="en-GB"/>
        </w:rPr>
        <w:t>) is what defines this as supervised learning</w:t>
      </w:r>
      <w:r w:rsidRPr="37E101A6" w:rsidR="70FB919D"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n-GB"/>
        </w:rPr>
        <w:t xml:space="preserve"> (</w:t>
      </w:r>
      <w:r w:rsidRPr="37E101A6" w:rsidR="70FB919D"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n-GB"/>
        </w:rPr>
        <w:t>Deeplearningbook</w:t>
      </w:r>
      <w:r w:rsidRPr="37E101A6" w:rsidR="70FB919D"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n-GB"/>
        </w:rPr>
        <w:t>).</w:t>
      </w:r>
      <w:r w:rsidRPr="37E101A6" w:rsidR="3371E79A"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37E101A6" w:rsidR="0231F9BC"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n-GB"/>
        </w:rPr>
        <w:t>As the name sugge</w:t>
      </w:r>
      <w:r w:rsidRPr="37E101A6" w:rsidR="12F90B39"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n-GB"/>
        </w:rPr>
        <w:t>s</w:t>
      </w:r>
      <w:r w:rsidRPr="37E101A6" w:rsidR="0231F9BC"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n-GB"/>
        </w:rPr>
        <w:t xml:space="preserve">ts, neural networks are loosely </w:t>
      </w:r>
      <w:r w:rsidRPr="37E101A6" w:rsidR="0231F9BC"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n-GB"/>
        </w:rPr>
        <w:t>modeled</w:t>
      </w:r>
      <w:r w:rsidRPr="37E101A6" w:rsidR="0231F9BC"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n-GB"/>
        </w:rPr>
        <w:t xml:space="preserve"> after the human brain and draw inspiration from the </w:t>
      </w:r>
      <w:r w:rsidRPr="37E101A6" w:rsidR="41D40D11"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n-GB"/>
        </w:rPr>
        <w:t xml:space="preserve">behaviour </w:t>
      </w:r>
      <w:r w:rsidRPr="37E101A6" w:rsidR="0231F9BC"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n-GB"/>
        </w:rPr>
        <w:t xml:space="preserve">of </w:t>
      </w:r>
      <w:r w:rsidRPr="37E101A6" w:rsidR="3D6930D2"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n-GB"/>
        </w:rPr>
        <w:t xml:space="preserve">its </w:t>
      </w:r>
      <w:r w:rsidRPr="37E101A6" w:rsidR="0231F9BC"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n-GB"/>
        </w:rPr>
        <w:t xml:space="preserve">neurons. </w:t>
      </w:r>
      <w:r w:rsidRPr="37E101A6" w:rsidR="7A3605A1"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n-GB"/>
        </w:rPr>
        <w:t>A</w:t>
      </w:r>
      <w:r w:rsidRPr="37E101A6" w:rsidR="21129F84"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n-GB"/>
        </w:rPr>
        <w:t xml:space="preserve"> DNN has</w:t>
      </w:r>
      <w:r w:rsidRPr="37E101A6" w:rsidR="7A3605A1"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37E101A6" w:rsidR="7A3605A1"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n-GB"/>
        </w:rPr>
        <w:t xml:space="preserve">several layers, </w:t>
      </w:r>
      <w:r w:rsidRPr="37E101A6" w:rsidR="7D311432"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n-GB"/>
        </w:rPr>
        <w:t xml:space="preserve">each </w:t>
      </w:r>
      <w:r w:rsidRPr="37E101A6" w:rsidR="7AF392C5"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n-GB"/>
        </w:rPr>
        <w:t xml:space="preserve">made up </w:t>
      </w:r>
      <w:r w:rsidRPr="37E101A6" w:rsidR="7A3605A1"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n-GB"/>
        </w:rPr>
        <w:t>of</w:t>
      </w:r>
      <w:r w:rsidRPr="37E101A6" w:rsidR="7E61754B"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n-GB"/>
        </w:rPr>
        <w:t xml:space="preserve"> artificial</w:t>
      </w:r>
      <w:r w:rsidRPr="37E101A6" w:rsidR="7A3605A1"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37E101A6" w:rsidR="7A3605A1"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n-GB"/>
        </w:rPr>
        <w:t xml:space="preserve">neurons. </w:t>
      </w:r>
      <w:r w:rsidRPr="37E101A6" w:rsidR="06D25324"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n-GB"/>
        </w:rPr>
        <w:t xml:space="preserve">Each neuron </w:t>
      </w:r>
      <w:r w:rsidRPr="37E101A6" w:rsidR="06D25324"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n-GB"/>
        </w:rPr>
        <w:t>recieves</w:t>
      </w:r>
      <w:r w:rsidRPr="37E101A6" w:rsidR="06D25324"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n-GB"/>
        </w:rPr>
        <w:t xml:space="preserve"> input either directly from the data or neurons in an upstream layer, computes a weighted sum of these inputs and passes the results further </w:t>
      </w:r>
      <w:r w:rsidRPr="37E101A6" w:rsidR="5F34BAE2"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n-GB"/>
        </w:rPr>
        <w:t>to the next layer through a nonlinear activation function (</w:t>
      </w:r>
      <w:r w:rsidRPr="37E101A6" w:rsidR="5F34BAE2"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n-GB"/>
        </w:rPr>
        <w:t>Deepleanringbook</w:t>
      </w:r>
      <w:r w:rsidRPr="37E101A6" w:rsidR="5F34BAE2"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n-GB"/>
        </w:rPr>
        <w:t xml:space="preserve">). </w:t>
      </w:r>
      <w:r w:rsidRPr="37E101A6" w:rsidR="1B731E40"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n-GB"/>
        </w:rPr>
        <w:t>The final layer, called output layer, returns the networks predictions ŷ, which are ideally as close as possible to the observed response y</w:t>
      </w:r>
      <w:r w:rsidRPr="37E101A6" w:rsidR="5F34BAE2"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n-GB"/>
        </w:rPr>
        <w:t xml:space="preserve">. </w:t>
      </w:r>
      <w:r w:rsidRPr="37E101A6" w:rsidR="2A46E4F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Training a DNN means iteratively adjusting the weights of every neuron, over many training cycles called epochs, so that </w:t>
      </w:r>
      <w:r w:rsidRPr="37E101A6" w:rsidR="476FE0C1">
        <w:rPr>
          <w:rFonts w:ascii="Arial" w:hAnsi="Arial" w:eastAsia="Arial" w:cs="Arial"/>
          <w:noProof w:val="0"/>
          <w:sz w:val="24"/>
          <w:szCs w:val="24"/>
          <w:lang w:val="en-GB"/>
        </w:rPr>
        <w:t>ŷ</w:t>
      </w:r>
      <w:r w:rsidRPr="37E101A6" w:rsidR="1942D590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moves</w:t>
      </w:r>
      <w:r w:rsidRPr="37E101A6" w:rsidR="2A46E4F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closer to</w:t>
      </w:r>
      <w:r w:rsidRPr="37E101A6" w:rsidR="2A46E4F1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 xml:space="preserve"> </w:t>
      </w:r>
      <w:r w:rsidRPr="37E101A6" w:rsidR="2A46E4F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y with each pass. </w:t>
      </w:r>
    </w:p>
    <w:p w:rsidR="2A46E4F1" w:rsidP="37E101A6" w:rsidRDefault="2A46E4F1" w14:paraId="0265D627" w14:textId="573250A2">
      <w:pPr>
        <w:pStyle w:val="Normal"/>
        <w:spacing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n-GB"/>
        </w:rPr>
      </w:pPr>
      <w:r w:rsidRPr="02145338" w:rsidR="2A46E4F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To quantify how close a prediction </w:t>
      </w:r>
      <w:r w:rsidRPr="02145338" w:rsidR="632E4872">
        <w:rPr>
          <w:rFonts w:ascii="Arial" w:hAnsi="Arial" w:eastAsia="Arial" w:cs="Arial"/>
          <w:noProof w:val="0"/>
          <w:sz w:val="24"/>
          <w:szCs w:val="24"/>
          <w:lang w:val="en-GB"/>
        </w:rPr>
        <w:t>ŷ</w:t>
      </w:r>
      <w:r w:rsidRPr="02145338" w:rsidR="2A46E4F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is</w:t>
      </w:r>
      <w:r w:rsidRPr="02145338" w:rsidR="2A46E4F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to the true response, a loss function is used</w:t>
      </w:r>
      <w:r w:rsidRPr="02145338" w:rsidR="4E2AE0DA">
        <w:rPr>
          <w:rFonts w:ascii="Arial" w:hAnsi="Arial" w:eastAsia="Arial" w:cs="Arial"/>
          <w:noProof w:val="0"/>
          <w:sz w:val="24"/>
          <w:szCs w:val="24"/>
          <w:lang w:val="en-GB"/>
        </w:rPr>
        <w:t>.</w:t>
      </w:r>
      <w:r w:rsidRPr="02145338" w:rsidR="09E40A7A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</w:p>
    <w:p w:rsidR="37E101A6" w:rsidP="37E101A6" w:rsidRDefault="37E101A6" w14:paraId="1731F574" w14:textId="1A9FABAD">
      <w:pPr>
        <w:pStyle w:val="Normal"/>
        <w:spacing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n-GB"/>
        </w:rPr>
      </w:pPr>
    </w:p>
    <w:p w:rsidR="6CDF6FAD" w:rsidP="37E101A6" w:rsidRDefault="6CDF6FAD" w14:paraId="39E65E16" w14:textId="16526A78">
      <w:pPr>
        <w:pStyle w:val="Heading1"/>
        <w:rPr>
          <w:rFonts w:ascii="Arial" w:hAnsi="Arial" w:eastAsia="Arial" w:cs="Arial"/>
          <w:b w:val="1"/>
          <w:bCs w:val="1"/>
          <w:color w:val="000000" w:themeColor="text1" w:themeTint="FF" w:themeShade="FF"/>
          <w:sz w:val="28"/>
          <w:szCs w:val="28"/>
          <w:lang w:val="en-GB"/>
        </w:rPr>
      </w:pPr>
      <w:r w:rsidRPr="37E101A6" w:rsidR="6CDF6FAD">
        <w:rPr>
          <w:b w:val="1"/>
          <w:bCs w:val="1"/>
          <w:sz w:val="28"/>
          <w:szCs w:val="28"/>
          <w:lang w:val="en-GB"/>
        </w:rPr>
        <w:t>Materials and Methods</w:t>
      </w:r>
    </w:p>
    <w:p w:rsidR="790EEF7F" w:rsidP="37E101A6" w:rsidRDefault="790EEF7F" w14:paraId="62749D81" w14:textId="36269B0F">
      <w:pPr>
        <w:pStyle w:val="Normal"/>
      </w:pPr>
      <w:r w:rsidRPr="37E101A6" w:rsidR="790EEF7F">
        <w:rPr>
          <w:lang w:val="en-GB"/>
        </w:rPr>
        <w:t xml:space="preserve">The data is generated using </w:t>
      </w:r>
      <w:r w:rsidRPr="37E101A6" w:rsidR="790EEF7F">
        <w:rPr>
          <w:lang w:val="en-GB"/>
        </w:rPr>
        <w:t>DHARMas</w:t>
      </w:r>
      <w:r w:rsidRPr="37E101A6" w:rsidR="790EEF7F">
        <w:rPr>
          <w:lang w:val="en-GB"/>
        </w:rPr>
        <w:t xml:space="preserve"> </w:t>
      </w:r>
      <w:r w:rsidRPr="37E101A6" w:rsidR="790EEF7F">
        <w:rPr>
          <w:lang w:val="en-GB"/>
        </w:rPr>
        <w:t>createData</w:t>
      </w:r>
      <w:r w:rsidRPr="37E101A6" w:rsidR="790EEF7F">
        <w:rPr>
          <w:lang w:val="en-GB"/>
        </w:rPr>
        <w:t xml:space="preserve"> pack</w:t>
      </w:r>
      <w:r w:rsidRPr="37E101A6" w:rsidR="3A26289B">
        <w:rPr>
          <w:lang w:val="en-GB"/>
        </w:rPr>
        <w:t xml:space="preserve">age. </w:t>
      </w:r>
    </w:p>
    <w:p w:rsidR="4933C2FC" w:rsidP="37E101A6" w:rsidRDefault="4933C2FC" w14:paraId="2817B0C9" w14:textId="7E969840">
      <w:pPr>
        <w:pStyle w:val="Heading1"/>
        <w:rPr>
          <w:lang w:val="en-GB"/>
        </w:rPr>
      </w:pPr>
      <w:r w:rsidRPr="37E101A6" w:rsidR="4933C2FC">
        <w:rPr>
          <w:lang w:val="en-GB"/>
        </w:rPr>
        <w:t>Results</w:t>
      </w:r>
    </w:p>
    <w:p w:rsidR="37E101A6" w:rsidP="37E101A6" w:rsidRDefault="37E101A6" w14:paraId="4000D5ED" w14:textId="4D53BAC2">
      <w:pPr>
        <w:pStyle w:val="Normal"/>
        <w:rPr>
          <w:lang w:val="en-GB"/>
        </w:rPr>
      </w:pPr>
    </w:p>
    <w:p w:rsidR="4933C2FC" w:rsidP="37E101A6" w:rsidRDefault="4933C2FC" w14:paraId="7FEA393E" w14:textId="2C9BECB8">
      <w:pPr>
        <w:pStyle w:val="Heading1"/>
        <w:rPr>
          <w:lang w:val="en-GB"/>
        </w:rPr>
      </w:pPr>
      <w:r w:rsidRPr="37E101A6" w:rsidR="4933C2FC">
        <w:rPr>
          <w:lang w:val="en-GB"/>
        </w:rPr>
        <w:t>Discussion</w:t>
      </w:r>
    </w:p>
    <w:p w:rsidR="37E101A6" w:rsidP="37E101A6" w:rsidRDefault="37E101A6" w14:paraId="6051C421" w14:textId="0CD9741F">
      <w:pPr>
        <w:pStyle w:val="Normal"/>
        <w:rPr>
          <w:lang w:val="en-GB"/>
        </w:rPr>
      </w:pPr>
    </w:p>
    <w:p w:rsidR="7974A68A" w:rsidP="37E101A6" w:rsidRDefault="7974A68A" w14:paraId="00324C4F" w14:textId="75B8E6F8">
      <w:pPr>
        <w:rPr>
          <w:rFonts w:ascii="Arial" w:hAnsi="Arial" w:eastAsia="Arial" w:cs="Arial"/>
          <w:color w:val="000000" w:themeColor="text1"/>
          <w:sz w:val="24"/>
          <w:szCs w:val="24"/>
          <w:lang w:val="en-GB"/>
        </w:rPr>
      </w:pPr>
    </w:p>
    <w:sectPr w:rsidR="7974A68A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FH" w:author="Florian Hartig" w:date="2026-07-24T14:28:00Z" w:id="1">
    <w:p w:rsidR="00152DB7" w:rsidRDefault="00152DB7" w14:paraId="3080F76A" w14:textId="422233ED">
      <w:r>
        <w:annotationRef/>
      </w:r>
      <w:r w:rsidRPr="781C3EEB">
        <w:t>Ne, eigentlich nur in Statistics, oder? Noch mal genau checken!</w:t>
      </w:r>
    </w:p>
  </w:comment>
  <w:comment w:initials="FH" w:author="Florian Hartig" w:date="2026-07-24T14:29:00Z" w:id="2">
    <w:p w:rsidR="00152DB7" w:rsidRDefault="00152DB7" w14:paraId="159F9CF1" w14:textId="0E4F046B">
      <w:r>
        <w:annotationRef/>
      </w:r>
      <w:r w:rsidRPr="77801801">
        <w:t xml:space="preserve">Warum? -&gt; richtige p-Werte usw. </w:t>
      </w:r>
    </w:p>
  </w:comment>
  <w:comment w:initials="FH" w:author="Florian Hartig" w:date="2026-07-24T14:30:00Z" w:id="3">
    <w:p w:rsidR="00152DB7" w:rsidRDefault="00152DB7" w14:paraId="4C4C18AC" w14:textId="5F6EAD74">
      <w:r>
        <w:annotationRef/>
      </w:r>
      <w:r w:rsidRPr="38D42CFD">
        <w:t xml:space="preserve">Genau, ausführen - was ist denn state-of-the-art um eine Loss Funktion zu wählen? </w:t>
      </w:r>
    </w:p>
    <w:p w:rsidR="00152DB7" w:rsidRDefault="00152DB7" w14:paraId="3836A1B8" w14:textId="6CCE3F3F"/>
    <w:p w:rsidR="00152DB7" w:rsidRDefault="00152DB7" w14:paraId="14A4F03C" w14:textId="67764AFD">
      <w:r w:rsidRPr="21B6544A">
        <w:t xml:space="preserve">Du solltest hier aber aufpassen - den meisten ML Papern geht es ja um Klassifikation, hier geht es uns aber explizit eher um Regression so wie bei GLMs. </w:t>
      </w:r>
    </w:p>
  </w:comment>
  <w:comment w:initials="FH" w:author="Florian Hartig" w:date="2026-07-24T14:31:00Z" w:id="4">
    <w:p w:rsidR="00152DB7" w:rsidRDefault="00152DB7" w14:paraId="58158772" w14:textId="2678FC06">
      <w:r>
        <w:annotationRef/>
      </w:r>
      <w:r w:rsidRPr="47D0B1AB">
        <w:t xml:space="preserve">Generell ja, aber ich würde eher sagen: es geht darum herauszufinden ob die Verteilung der Daten / Residuen typischerweise eine gute / die beste Loss Funktion ist, so wie das in der Statistik angenommen wird. </w:t>
      </w:r>
    </w:p>
    <w:p w:rsidR="00152DB7" w:rsidRDefault="00152DB7" w14:paraId="2074DBEF" w14:textId="67CE6284"/>
    <w:p w:rsidR="00152DB7" w:rsidRDefault="00152DB7" w14:paraId="33D4B3F4" w14:textId="47CD62B6">
      <w:r w:rsidRPr="4BD78C4A">
        <w:t>Ev. auch ausführen warum das weniger klar ist (in statistischen Modellen braucht man das eben nicht nur für den Estimate, sondern auch für CIs etc.)</w:t>
      </w:r>
    </w:p>
  </w:comment>
  <w:comment w:initials="FH" w:author="Florian Hartig" w:date="2026-07-24T14:32:00Z" w:id="5">
    <w:p w:rsidR="00152DB7" w:rsidRDefault="00152DB7" w14:paraId="77FF94C8" w14:textId="50D52826">
      <w:r>
        <w:annotationRef/>
      </w:r>
      <w:r w:rsidRPr="2C1874AF">
        <w:t>Ich würde sagen predictive und inferential, also wir können ja auch die Effekt estimates rausziehen</w:t>
      </w:r>
    </w:p>
  </w:comment>
  <w:comment w:initials="FH" w:author="Florian Hartig" w:date="2026-07-24T14:32:00Z" w:id="6">
    <w:p w:rsidR="00152DB7" w:rsidRDefault="00152DB7" w14:paraId="175AF6E8" w14:textId="726AD060">
      <w:r>
        <w:annotationRef/>
      </w:r>
      <w:r w:rsidRPr="07A997A2">
        <w:t>SChreib hier einfach eine gute Einleitung, muss kein Spezielle Literature Research sein</w:t>
      </w:r>
    </w:p>
  </w:comment>
  <w:comment w:initials="FH" w:author="Florian Hartig" w:date="2026-07-24T14:33:00Z" w:id="7">
    <w:p w:rsidR="00152DB7" w:rsidRDefault="00152DB7" w14:paraId="3341A6B7" w14:textId="70DFB5D4">
      <w:r>
        <w:annotationRef/>
      </w:r>
      <w:r w:rsidRPr="540D1A23">
        <w:t>Du kannst die Daten mit DHARMa::createData simulieren und dann mit dem cito package anfitten!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080F76A" w15:done="0"/>
  <w15:commentEx w15:paraId="159F9CF1" w15:done="0"/>
  <w15:commentEx w15:paraId="14A4F03C" w15:done="0"/>
  <w15:commentEx w15:paraId="33D4B3F4" w15:done="0"/>
  <w15:commentEx w15:paraId="77FF94C8" w15:done="0"/>
  <w15:commentEx w15:paraId="175AF6E8" w15:done="0"/>
  <w15:commentEx w15:paraId="3341A6B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ADDAB63" w16cex:dateUtc="2026-07-24T12:28:00Z"/>
  <w16cex:commentExtensible w16cex:durableId="623A2EB5" w16cex:dateUtc="2026-07-24T12:29:00Z"/>
  <w16cex:commentExtensible w16cex:durableId="0C3A23E0" w16cex:dateUtc="2026-07-24T12:30:00Z"/>
  <w16cex:commentExtensible w16cex:durableId="36D995EB" w16cex:dateUtc="2026-07-24T12:31:00Z"/>
  <w16cex:commentExtensible w16cex:durableId="231AC399" w16cex:dateUtc="2026-07-24T12:32:00Z"/>
  <w16cex:commentExtensible w16cex:durableId="493900CD" w16cex:dateUtc="2026-07-24T12:32:00Z"/>
  <w16cex:commentExtensible w16cex:durableId="45116AD5" w16cex:dateUtc="2026-07-24T12:3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080F76A" w16cid:durableId="2ADDAB63"/>
  <w16cid:commentId w16cid:paraId="159F9CF1" w16cid:durableId="623A2EB5"/>
  <w16cid:commentId w16cid:paraId="14A4F03C" w16cid:durableId="0C3A23E0"/>
  <w16cid:commentId w16cid:paraId="33D4B3F4" w16cid:durableId="36D995EB"/>
  <w16cid:commentId w16cid:paraId="77FF94C8" w16cid:durableId="231AC399"/>
  <w16cid:commentId w16cid:paraId="175AF6E8" w16cid:durableId="493900CD"/>
  <w16cid:commentId w16cid:paraId="3341A6B7" w16cid:durableId="45116AD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-webkit-standard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">
    <w:nsid w:val="29c024a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1">
    <w:nsid w:val="5642813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250321CE"/>
    <w:multiLevelType w:val="hybridMultilevel"/>
    <w:tmpl w:val="F982715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2"/>
  </w:num>
  <w:num w:numId="2">
    <w:abstractNumId w:val="1"/>
  </w:num>
  <w:num w:numId="1" w16cid:durableId="736978533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Florian Hartig">
    <w15:presenceInfo w15:providerId="AD" w15:userId="S::haf31138@ads.uni-regensburg.de::e6f82e64-d395-4456-9c18-baf0a4f03c2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proofState w:spelling="clean" w:grammar="dirty"/>
  <w:trackRevisions w:val="false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502"/>
    <w:rsid w:val="00015302"/>
    <w:rsid w:val="00084964"/>
    <w:rsid w:val="000EAF4F"/>
    <w:rsid w:val="000EAF4F"/>
    <w:rsid w:val="00152DB7"/>
    <w:rsid w:val="001D1BDF"/>
    <w:rsid w:val="003429F8"/>
    <w:rsid w:val="004660E3"/>
    <w:rsid w:val="00530309"/>
    <w:rsid w:val="00703502"/>
    <w:rsid w:val="00832142"/>
    <w:rsid w:val="0085768F"/>
    <w:rsid w:val="00A84370"/>
    <w:rsid w:val="00B36889"/>
    <w:rsid w:val="00CB1FC8"/>
    <w:rsid w:val="00CF1D2B"/>
    <w:rsid w:val="00F9700F"/>
    <w:rsid w:val="0153246D"/>
    <w:rsid w:val="02145338"/>
    <w:rsid w:val="0231F9BC"/>
    <w:rsid w:val="02668697"/>
    <w:rsid w:val="02E4312C"/>
    <w:rsid w:val="02E4312C"/>
    <w:rsid w:val="0425DF98"/>
    <w:rsid w:val="06D25324"/>
    <w:rsid w:val="07D13C7A"/>
    <w:rsid w:val="07D13C7A"/>
    <w:rsid w:val="08140E4F"/>
    <w:rsid w:val="088FCC05"/>
    <w:rsid w:val="0910F67B"/>
    <w:rsid w:val="09E40A7A"/>
    <w:rsid w:val="0A1A0165"/>
    <w:rsid w:val="0A39CC08"/>
    <w:rsid w:val="0C1E75A7"/>
    <w:rsid w:val="0F2015DB"/>
    <w:rsid w:val="0F2015DB"/>
    <w:rsid w:val="1037B49B"/>
    <w:rsid w:val="1037B49B"/>
    <w:rsid w:val="1053A428"/>
    <w:rsid w:val="11CFEC33"/>
    <w:rsid w:val="12533CDD"/>
    <w:rsid w:val="12533CDD"/>
    <w:rsid w:val="12F90B39"/>
    <w:rsid w:val="14D531EA"/>
    <w:rsid w:val="167E698A"/>
    <w:rsid w:val="178A038F"/>
    <w:rsid w:val="17991F27"/>
    <w:rsid w:val="1942D590"/>
    <w:rsid w:val="1A9E9A3F"/>
    <w:rsid w:val="1B579B87"/>
    <w:rsid w:val="1B731E40"/>
    <w:rsid w:val="1E0C01E0"/>
    <w:rsid w:val="21129F84"/>
    <w:rsid w:val="225A4EF5"/>
    <w:rsid w:val="229DA811"/>
    <w:rsid w:val="22D32666"/>
    <w:rsid w:val="2417E451"/>
    <w:rsid w:val="2531909A"/>
    <w:rsid w:val="2537AB65"/>
    <w:rsid w:val="26B59ACB"/>
    <w:rsid w:val="274513BC"/>
    <w:rsid w:val="28C6990E"/>
    <w:rsid w:val="2961332E"/>
    <w:rsid w:val="29C83769"/>
    <w:rsid w:val="2A46E4F1"/>
    <w:rsid w:val="2BC73D1C"/>
    <w:rsid w:val="2BC73D1C"/>
    <w:rsid w:val="2D385978"/>
    <w:rsid w:val="2D6A58BB"/>
    <w:rsid w:val="2DEDE861"/>
    <w:rsid w:val="2E6068A5"/>
    <w:rsid w:val="2F414A66"/>
    <w:rsid w:val="2F516640"/>
    <w:rsid w:val="2F516640"/>
    <w:rsid w:val="318CE9D1"/>
    <w:rsid w:val="31F665DC"/>
    <w:rsid w:val="32475F70"/>
    <w:rsid w:val="3264E2D3"/>
    <w:rsid w:val="3371E79A"/>
    <w:rsid w:val="33D1BE63"/>
    <w:rsid w:val="3524BFF9"/>
    <w:rsid w:val="3599C28B"/>
    <w:rsid w:val="35C52010"/>
    <w:rsid w:val="36202281"/>
    <w:rsid w:val="379733EF"/>
    <w:rsid w:val="37A89B3A"/>
    <w:rsid w:val="37E101A6"/>
    <w:rsid w:val="38291571"/>
    <w:rsid w:val="3A26289B"/>
    <w:rsid w:val="3B7F37BE"/>
    <w:rsid w:val="3B8B3239"/>
    <w:rsid w:val="3BDE09C8"/>
    <w:rsid w:val="3CB1D902"/>
    <w:rsid w:val="3D6930D2"/>
    <w:rsid w:val="40C928A7"/>
    <w:rsid w:val="40C928A7"/>
    <w:rsid w:val="40E7F190"/>
    <w:rsid w:val="41D40D11"/>
    <w:rsid w:val="43751B79"/>
    <w:rsid w:val="43F8A6AF"/>
    <w:rsid w:val="46B13064"/>
    <w:rsid w:val="46B13064"/>
    <w:rsid w:val="4707F571"/>
    <w:rsid w:val="472448FD"/>
    <w:rsid w:val="472448FD"/>
    <w:rsid w:val="472A25CE"/>
    <w:rsid w:val="476FE0C1"/>
    <w:rsid w:val="4933C2FC"/>
    <w:rsid w:val="497F3694"/>
    <w:rsid w:val="497F3694"/>
    <w:rsid w:val="4A1A0385"/>
    <w:rsid w:val="4ACE91F3"/>
    <w:rsid w:val="4B72AB90"/>
    <w:rsid w:val="4C7D4500"/>
    <w:rsid w:val="4D1E461B"/>
    <w:rsid w:val="4D5EE348"/>
    <w:rsid w:val="4DFC9D33"/>
    <w:rsid w:val="4E205738"/>
    <w:rsid w:val="4E2AE0DA"/>
    <w:rsid w:val="4E80B77F"/>
    <w:rsid w:val="4EF7E750"/>
    <w:rsid w:val="5054899E"/>
    <w:rsid w:val="51824AE2"/>
    <w:rsid w:val="51824AE2"/>
    <w:rsid w:val="519968F3"/>
    <w:rsid w:val="5218FF01"/>
    <w:rsid w:val="5498E5E9"/>
    <w:rsid w:val="5576AD2A"/>
    <w:rsid w:val="56EA7461"/>
    <w:rsid w:val="5855286C"/>
    <w:rsid w:val="5874ED78"/>
    <w:rsid w:val="5921A57E"/>
    <w:rsid w:val="59B48048"/>
    <w:rsid w:val="5B6F4E03"/>
    <w:rsid w:val="5C51F1B6"/>
    <w:rsid w:val="5C7471EC"/>
    <w:rsid w:val="5D860746"/>
    <w:rsid w:val="5E0AEE64"/>
    <w:rsid w:val="5F34BAE2"/>
    <w:rsid w:val="605E49AF"/>
    <w:rsid w:val="609F3CF6"/>
    <w:rsid w:val="60AD4B84"/>
    <w:rsid w:val="612AFF58"/>
    <w:rsid w:val="619FDCC6"/>
    <w:rsid w:val="61BDDB87"/>
    <w:rsid w:val="61F4DBB7"/>
    <w:rsid w:val="63079ABC"/>
    <w:rsid w:val="63079ABC"/>
    <w:rsid w:val="632E4872"/>
    <w:rsid w:val="63E927AA"/>
    <w:rsid w:val="63E927AA"/>
    <w:rsid w:val="6581FA23"/>
    <w:rsid w:val="662F7999"/>
    <w:rsid w:val="674049F8"/>
    <w:rsid w:val="67801AA6"/>
    <w:rsid w:val="68BEE350"/>
    <w:rsid w:val="6951C4BA"/>
    <w:rsid w:val="6970C2B3"/>
    <w:rsid w:val="6999BF96"/>
    <w:rsid w:val="6A2CBA1A"/>
    <w:rsid w:val="6A5D3002"/>
    <w:rsid w:val="6AA05DD5"/>
    <w:rsid w:val="6C32A33B"/>
    <w:rsid w:val="6CDF6FAD"/>
    <w:rsid w:val="6E8BCB7D"/>
    <w:rsid w:val="6EDA6D5C"/>
    <w:rsid w:val="6EDA6D5C"/>
    <w:rsid w:val="6EEF040B"/>
    <w:rsid w:val="6F599689"/>
    <w:rsid w:val="70FB919D"/>
    <w:rsid w:val="71484B5D"/>
    <w:rsid w:val="72605410"/>
    <w:rsid w:val="73268225"/>
    <w:rsid w:val="73307CD5"/>
    <w:rsid w:val="73D2D7EC"/>
    <w:rsid w:val="747A1931"/>
    <w:rsid w:val="747A1931"/>
    <w:rsid w:val="75E2A655"/>
    <w:rsid w:val="761BDF6C"/>
    <w:rsid w:val="7803BC5E"/>
    <w:rsid w:val="7803BC5E"/>
    <w:rsid w:val="790EEF7F"/>
    <w:rsid w:val="7974A68A"/>
    <w:rsid w:val="7A0DC2CF"/>
    <w:rsid w:val="7A0DC2CF"/>
    <w:rsid w:val="7A3605A1"/>
    <w:rsid w:val="7A7CB288"/>
    <w:rsid w:val="7AF392C5"/>
    <w:rsid w:val="7D311432"/>
    <w:rsid w:val="7D802D33"/>
    <w:rsid w:val="7DD9C5D1"/>
    <w:rsid w:val="7E61754B"/>
    <w:rsid w:val="7F79A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61636F"/>
  <w15:chartTrackingRefBased/>
  <w15:docId w15:val="{208F6A99-CC32-4D69-A9F0-84AED6A71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de-DE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uiPriority w:val="9"/>
    <w:name w:val="heading 1"/>
    <w:basedOn w:val="Normal"/>
    <w:next w:val="Normal"/>
    <w:link w:val="Heading1Char"/>
    <w:qFormat/>
    <w:rsid w:val="37E101A6"/>
    <w:rPr>
      <w:rFonts w:ascii="Arial" w:hAnsi="Arial" w:eastAsia="Arial" w:cs="Arial"/>
      <w:b w:val="1"/>
      <w:bCs w:val="1"/>
      <w:color w:val="auto"/>
      <w:sz w:val="28"/>
      <w:szCs w:val="28"/>
      <w:lang w:val="en-GB"/>
    </w:rPr>
    <w:pPr>
      <w:keepNext w:val="1"/>
      <w:keepLines w:val="1"/>
      <w:numPr>
        <w:ilvl w:val="0"/>
        <w:numId w:val="3"/>
      </w:numPr>
      <w:spacing w:before="360" w:after="80"/>
      <w:ind w:left="360" w:hanging="360"/>
      <w:outlineLvl w:val="0"/>
    </w:p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350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35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35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5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35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35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35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35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true">
    <w:uiPriority w:val="9"/>
    <w:name w:val="Heading 1 Char"/>
    <w:basedOn w:val="DefaultParagraphFont"/>
    <w:link w:val="Heading1"/>
    <w:rsid w:val="37E101A6"/>
    <w:rPr>
      <w:rFonts w:ascii="Arial" w:hAnsi="Arial" w:eastAsia="Arial" w:cs="Arial"/>
      <w:b w:val="1"/>
      <w:bCs w:val="1"/>
      <w:color w:val="auto"/>
      <w:sz w:val="28"/>
      <w:szCs w:val="28"/>
      <w:lang w:val="en-GB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703502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703502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703502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703502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703502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703502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703502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7035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3502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70350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35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7035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3502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7035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35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35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3502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035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350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7974A68A"/>
    <w:rPr>
      <w:color w:val="0563C1"/>
      <w:u w:val="single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omments" Target="comment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microsoft.com/office/2018/08/relationships/commentsExtensible" Target="commentsExtensible.xml" Id="rId11" /><Relationship Type="http://schemas.openxmlformats.org/officeDocument/2006/relationships/styles" Target="styles.xml" Id="rId5" /><Relationship Type="http://schemas.openxmlformats.org/officeDocument/2006/relationships/theme" Target="theme/theme1.xml" Id="rId15" /><Relationship Type="http://schemas.microsoft.com/office/2016/09/relationships/commentsIds" Target="commentsIds.xml" Id="rId10" /><Relationship Type="http://schemas.openxmlformats.org/officeDocument/2006/relationships/numbering" Target="numbering.xml" Id="rId4" /><Relationship Type="http://schemas.microsoft.com/office/2011/relationships/commentsExtended" Target="commentsExtended.xml" Id="rId9" /><Relationship Type="http://schemas.microsoft.com/office/2011/relationships/people" Target="people.xml" Id="rId14" /><Relationship Type="http://schemas.openxmlformats.org/officeDocument/2006/relationships/hyperlink" Target="https://proceedings.mlr.press/v70/guo17a.html" TargetMode="External" Id="R515a1f31a966484d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CFD3B5779CEB84BA9D8F49694583029" ma:contentTypeVersion="14" ma:contentTypeDescription="Ein neues Dokument erstellen." ma:contentTypeScope="" ma:versionID="5da7843ea26c0589a66ec16a9b23fd2e">
  <xsd:schema xmlns:xsd="http://www.w3.org/2001/XMLSchema" xmlns:xs="http://www.w3.org/2001/XMLSchema" xmlns:p="http://schemas.microsoft.com/office/2006/metadata/properties" xmlns:ns3="934dbb79-5b6d-4eb9-ac7b-c9b64aaf4501" xmlns:ns4="9d88d7cf-5c5c-4a51-9910-96cff9410ec8" targetNamespace="http://schemas.microsoft.com/office/2006/metadata/properties" ma:root="true" ma:fieldsID="c5b7c52ee241bd1793ace3f2cd73d91e" ns3:_="" ns4:_="">
    <xsd:import namespace="934dbb79-5b6d-4eb9-ac7b-c9b64aaf4501"/>
    <xsd:import namespace="9d88d7cf-5c5c-4a51-9910-96cff9410ec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4dbb79-5b6d-4eb9-ac7b-c9b64aaf45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88d7cf-5c5c-4a51-9910-96cff9410ec8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Freigabehinweis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34dbb79-5b6d-4eb9-ac7b-c9b64aaf4501" xsi:nil="true"/>
  </documentManagement>
</p:properties>
</file>

<file path=customXml/itemProps1.xml><?xml version="1.0" encoding="utf-8"?>
<ds:datastoreItem xmlns:ds="http://schemas.openxmlformats.org/officeDocument/2006/customXml" ds:itemID="{990557CF-5779-4F0C-A92D-A4FC063192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4dbb79-5b6d-4eb9-ac7b-c9b64aaf4501"/>
    <ds:schemaRef ds:uri="9d88d7cf-5c5c-4a51-9910-96cff9410ec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64E01EB-3C84-4892-8342-C446B8EDC17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F3334DA-9B57-41AB-AD06-9256E73E1D39}">
  <ds:schemaRefs>
    <ds:schemaRef ds:uri="http://schemas.microsoft.com/office/2006/metadata/properties"/>
    <ds:schemaRef ds:uri="http://schemas.microsoft.com/office/infopath/2007/PartnerControls"/>
    <ds:schemaRef ds:uri="934dbb79-5b6d-4eb9-ac7b-c9b64aaf4501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>Universitaet Regensburg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Yannik Lang</dc:creator>
  <keywords/>
  <dc:description/>
  <lastModifiedBy>Yannik Lang</lastModifiedBy>
  <revision>5</revision>
  <dcterms:created xsi:type="dcterms:W3CDTF">2026-07-24T10:51:00.0000000Z</dcterms:created>
  <dcterms:modified xsi:type="dcterms:W3CDTF">2026-09-08T10:01:43.9030069Z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0x010100ECFD3B5779CEB84BA9D8F49694583029</vt:lpwstr>
  </property>
</Properties>
</file>